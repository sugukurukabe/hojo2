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0B96" w14:textId="2FBD147D"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別記様式第１号（第</w:t>
      </w:r>
      <w:r w:rsidR="00972E69" w:rsidRPr="00522F70">
        <w:rPr>
          <w:rFonts w:ascii="ＭＳ 明朝" w:hAnsi="ＭＳ 明朝" w:hint="eastAsia"/>
          <w:b/>
          <w:bCs/>
          <w:lang w:eastAsia="zh-TW"/>
        </w:rPr>
        <w:t>８</w:t>
      </w:r>
      <w:r w:rsidRPr="00522F70">
        <w:rPr>
          <w:rFonts w:ascii="ＭＳ 明朝" w:hAnsi="ＭＳ 明朝" w:hint="eastAsia"/>
          <w:b/>
          <w:bCs/>
          <w:lang w:eastAsia="zh-TW"/>
        </w:rPr>
        <w:t>関係）</w:t>
      </w:r>
    </w:p>
    <w:p w14:paraId="213C22A2" w14:textId="77777777" w:rsidR="00A950A6" w:rsidRPr="00522F70" w:rsidRDefault="00A950A6" w:rsidP="00A950A6">
      <w:pPr>
        <w:rPr>
          <w:rFonts w:ascii="ＭＳ 明朝" w:hAnsi="ＭＳ 明朝"/>
          <w:lang w:eastAsia="zh-TW"/>
        </w:rPr>
      </w:pPr>
    </w:p>
    <w:p w14:paraId="1B09609C" w14:textId="6687DED0" w:rsidR="00A950A6" w:rsidRPr="00522F70" w:rsidRDefault="00A950A6" w:rsidP="00A950A6">
      <w:pPr>
        <w:jc w:val="center"/>
        <w:rPr>
          <w:rFonts w:ascii="ＭＳ 明朝" w:hAnsi="ＭＳ 明朝"/>
        </w:rPr>
      </w:pPr>
      <w:r w:rsidRPr="00522F70">
        <w:rPr>
          <w:rFonts w:ascii="ＭＳ 明朝" w:hAnsi="ＭＳ 明朝" w:hint="eastAsia"/>
        </w:rPr>
        <w:t>令和</w:t>
      </w:r>
      <w:r w:rsidR="00D95410">
        <w:rPr>
          <w:rFonts w:ascii="ＭＳ 明朝" w:hAnsi="ＭＳ 明朝" w:hint="eastAsia"/>
        </w:rPr>
        <w:t>7</w:t>
      </w:r>
      <w:r w:rsidRPr="00522F70">
        <w:rPr>
          <w:rFonts w:ascii="ＭＳ 明朝" w:hAnsi="ＭＳ 明朝" w:hint="eastAsia"/>
        </w:rPr>
        <w:t>年度</w:t>
      </w:r>
      <w:r w:rsidR="00F124B9" w:rsidRPr="00522F70">
        <w:rPr>
          <w:rFonts w:ascii="ＭＳ 明朝" w:hAnsi="ＭＳ 明朝" w:hint="eastAsia"/>
        </w:rPr>
        <w:t>スマート農業・農業支援サービス事業導入総合サポート緊急対策事業</w:t>
      </w:r>
      <w:r w:rsidRPr="00522F70">
        <w:rPr>
          <w:rFonts w:ascii="ＭＳ 明朝" w:hAnsi="ＭＳ 明朝" w:hint="eastAsia"/>
        </w:rPr>
        <w:t>費補助金</w:t>
      </w:r>
    </w:p>
    <w:p w14:paraId="51CBFB01" w14:textId="7AF36D77" w:rsidR="00A950A6" w:rsidRPr="00522F70" w:rsidRDefault="00A950A6" w:rsidP="00A950A6">
      <w:pPr>
        <w:jc w:val="center"/>
        <w:rPr>
          <w:rFonts w:ascii="ＭＳ 明朝" w:hAnsi="ＭＳ 明朝"/>
          <w:lang w:eastAsia="zh-TW"/>
        </w:rPr>
      </w:pPr>
      <w:r w:rsidRPr="00522F70">
        <w:rPr>
          <w:rFonts w:ascii="ＭＳ 明朝" w:hAnsi="ＭＳ 明朝"/>
          <w:szCs w:val="21"/>
          <w:lang w:eastAsia="zh-TW"/>
        </w:rPr>
        <w:t>（</w:t>
      </w:r>
      <w:commentRangeStart w:id="0"/>
      <w:r w:rsidR="000E775B">
        <w:rPr>
          <w:rFonts w:ascii="ＭＳ 明朝" w:hAnsi="ＭＳ 明朝" w:hint="eastAsia"/>
        </w:rPr>
        <w:t>農業支援サービスの立上げ支援</w:t>
      </w:r>
      <w:commentRangeEnd w:id="0"/>
      <w:r w:rsidR="005A4179">
        <w:rPr>
          <w:rStyle w:val="ad"/>
        </w:rPr>
        <w:commentReference w:id="0"/>
      </w:r>
      <w:del w:id="1" w:author="作成者">
        <w:r w:rsidRPr="00522F70" w:rsidDel="005A4179">
          <w:rPr>
            <w:rFonts w:ascii="ＭＳ 明朝" w:hAnsi="ＭＳ 明朝" w:hint="eastAsia"/>
            <w:lang w:eastAsia="zh-TW"/>
          </w:rPr>
          <w:delText>事業</w:delText>
        </w:r>
      </w:del>
      <w:r w:rsidRPr="00522F70">
        <w:rPr>
          <w:rFonts w:ascii="ＭＳ 明朝" w:hAnsi="ＭＳ 明朝" w:hint="eastAsia"/>
          <w:szCs w:val="21"/>
          <w:lang w:eastAsia="zh-TW"/>
        </w:rPr>
        <w:t>）</w:t>
      </w:r>
      <w:r w:rsidRPr="00522F70">
        <w:rPr>
          <w:rFonts w:ascii="ＭＳ 明朝" w:hAnsi="ＭＳ 明朝" w:hint="eastAsia"/>
          <w:lang w:eastAsia="zh-TW"/>
        </w:rPr>
        <w:t>交付申請書</w:t>
      </w:r>
    </w:p>
    <w:p w14:paraId="19692BA5" w14:textId="77777777" w:rsidR="00A950A6" w:rsidRPr="00522F70" w:rsidRDefault="00A950A6" w:rsidP="00A950A6">
      <w:pPr>
        <w:rPr>
          <w:rFonts w:ascii="ＭＳ 明朝" w:hAnsi="ＭＳ 明朝"/>
          <w:lang w:eastAsia="zh-TW"/>
        </w:rPr>
      </w:pPr>
    </w:p>
    <w:p w14:paraId="72BC25AA"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番　　　号</w:t>
      </w:r>
    </w:p>
    <w:p w14:paraId="36FDEAF6" w14:textId="2037E7CF" w:rsidR="00A950A6" w:rsidRPr="00522F70" w:rsidRDefault="000E775B" w:rsidP="00A950A6">
      <w:pPr>
        <w:jc w:val="right"/>
        <w:rPr>
          <w:rFonts w:ascii="ＭＳ 明朝" w:hAnsi="ＭＳ 明朝"/>
          <w:lang w:eastAsia="zh-TW"/>
        </w:rPr>
      </w:pPr>
      <w:r>
        <w:rPr>
          <w:rFonts w:ascii="ＭＳ 明朝" w:hAnsi="ＭＳ 明朝" w:hint="eastAsia"/>
        </w:rPr>
        <w:t>2025</w:t>
      </w:r>
      <w:r w:rsidR="00A950A6" w:rsidRPr="00522F70">
        <w:rPr>
          <w:rFonts w:ascii="ＭＳ 明朝" w:hAnsi="ＭＳ 明朝" w:hint="eastAsia"/>
          <w:lang w:eastAsia="zh-TW"/>
        </w:rPr>
        <w:t xml:space="preserve">年　</w:t>
      </w:r>
      <w:r>
        <w:rPr>
          <w:rFonts w:ascii="ＭＳ 明朝" w:hAnsi="ＭＳ 明朝" w:hint="eastAsia"/>
        </w:rPr>
        <w:t>11</w:t>
      </w:r>
      <w:r w:rsidR="00A950A6" w:rsidRPr="00522F70">
        <w:rPr>
          <w:rFonts w:ascii="ＭＳ 明朝" w:hAnsi="ＭＳ 明朝" w:hint="eastAsia"/>
          <w:lang w:eastAsia="zh-TW"/>
        </w:rPr>
        <w:t>月</w:t>
      </w:r>
      <w:r>
        <w:rPr>
          <w:rFonts w:ascii="ＭＳ 明朝" w:hAnsi="ＭＳ 明朝" w:hint="eastAsia"/>
        </w:rPr>
        <w:t>2</w:t>
      </w:r>
      <w:r w:rsidR="00D95410">
        <w:rPr>
          <w:rFonts w:ascii="ＭＳ 明朝" w:hAnsi="ＭＳ 明朝" w:hint="eastAsia"/>
        </w:rPr>
        <w:t>6</w:t>
      </w:r>
      <w:r w:rsidR="00A950A6" w:rsidRPr="00522F70">
        <w:rPr>
          <w:rFonts w:ascii="ＭＳ 明朝" w:hAnsi="ＭＳ 明朝" w:hint="eastAsia"/>
          <w:lang w:eastAsia="zh-TW"/>
        </w:rPr>
        <w:t xml:space="preserve">　日</w:t>
      </w:r>
    </w:p>
    <w:p w14:paraId="462BB11D" w14:textId="77777777" w:rsidR="00A950A6" w:rsidRPr="00522F70" w:rsidRDefault="00A950A6" w:rsidP="00A950A6">
      <w:pPr>
        <w:rPr>
          <w:rFonts w:ascii="ＭＳ 明朝" w:hAnsi="ＭＳ 明朝"/>
          <w:lang w:eastAsia="zh-TW"/>
        </w:rPr>
      </w:pPr>
    </w:p>
    <w:p w14:paraId="153685E5" w14:textId="6515A0CA" w:rsidR="00A950A6" w:rsidRPr="00522F70" w:rsidRDefault="00D95410" w:rsidP="00A950A6">
      <w:pPr>
        <w:ind w:firstLineChars="100" w:firstLine="210"/>
        <w:rPr>
          <w:rFonts w:ascii="ＭＳ 明朝" w:hAnsi="ＭＳ 明朝"/>
          <w:lang w:eastAsia="zh-TW"/>
        </w:rPr>
      </w:pPr>
      <w:r>
        <w:rPr>
          <w:rFonts w:ascii="ＭＳ 明朝" w:hAnsi="ＭＳ 明朝" w:hint="eastAsia"/>
        </w:rPr>
        <w:t>九州農政局長</w:t>
      </w:r>
      <w:r w:rsidR="00A950A6" w:rsidRPr="00522F70">
        <w:rPr>
          <w:rFonts w:ascii="ＭＳ 明朝" w:hAnsi="ＭＳ 明朝" w:hint="eastAsia"/>
          <w:lang w:eastAsia="zh-TW"/>
        </w:rPr>
        <w:t xml:space="preserve">　殿</w:t>
      </w:r>
    </w:p>
    <w:p w14:paraId="67BB6C4B" w14:textId="77777777" w:rsidR="00A950A6" w:rsidRPr="00522F70" w:rsidRDefault="00A950A6" w:rsidP="00A950A6">
      <w:pPr>
        <w:rPr>
          <w:rFonts w:ascii="ＭＳ 明朝" w:hAnsi="ＭＳ 明朝"/>
          <w:lang w:eastAsia="zh-TW"/>
        </w:rPr>
      </w:pPr>
    </w:p>
    <w:p w14:paraId="1C366BBD" w14:textId="77777777" w:rsidR="00A950A6" w:rsidRPr="00522F70" w:rsidRDefault="00A950A6" w:rsidP="00A950A6">
      <w:pPr>
        <w:rPr>
          <w:rFonts w:ascii="ＭＳ 明朝" w:hAnsi="ＭＳ 明朝"/>
          <w:lang w:eastAsia="zh-TW"/>
        </w:rPr>
      </w:pPr>
    </w:p>
    <w:p w14:paraId="6ECFFA1D" w14:textId="1A36DDFA" w:rsidR="00A950A6" w:rsidRPr="00522F70" w:rsidRDefault="00A950A6" w:rsidP="000E775B">
      <w:pPr>
        <w:ind w:firstLineChars="1800" w:firstLine="3780"/>
        <w:rPr>
          <w:rFonts w:ascii="ＭＳ 明朝" w:hAnsi="ＭＳ 明朝"/>
        </w:rPr>
      </w:pPr>
      <w:r w:rsidRPr="00522F70">
        <w:rPr>
          <w:rFonts w:ascii="ＭＳ 明朝" w:hAnsi="ＭＳ 明朝" w:hint="eastAsia"/>
        </w:rPr>
        <w:t>所在地</w:t>
      </w:r>
      <w:r w:rsidR="000E775B">
        <w:rPr>
          <w:rFonts w:ascii="ＭＳ 明朝" w:hAnsi="ＭＳ 明朝" w:hint="eastAsia"/>
        </w:rPr>
        <w:t xml:space="preserve"> 鹿児島県霧島市国分中央3丁目42-8 翔陽A103</w:t>
      </w:r>
    </w:p>
    <w:p w14:paraId="3BBB1D2D" w14:textId="75FE1AAD" w:rsidR="00A950A6" w:rsidRPr="00522F70" w:rsidRDefault="00A950A6" w:rsidP="000E775B">
      <w:pPr>
        <w:ind w:firstLineChars="1800" w:firstLine="3780"/>
        <w:rPr>
          <w:rFonts w:ascii="ＭＳ 明朝" w:hAnsi="ＭＳ 明朝"/>
        </w:rPr>
      </w:pPr>
      <w:r w:rsidRPr="00522F70">
        <w:rPr>
          <w:rFonts w:ascii="ＭＳ 明朝" w:hAnsi="ＭＳ 明朝" w:hint="eastAsia"/>
        </w:rPr>
        <w:t>団体名</w:t>
      </w:r>
      <w:r w:rsidR="000E775B">
        <w:rPr>
          <w:rFonts w:ascii="ＭＳ 明朝" w:hAnsi="ＭＳ 明朝" w:hint="eastAsia"/>
        </w:rPr>
        <w:t xml:space="preserve"> スグクル株式会社</w:t>
      </w:r>
    </w:p>
    <w:p w14:paraId="145B1DE5" w14:textId="7B7C98C8" w:rsidR="00A950A6" w:rsidRPr="00522F70" w:rsidRDefault="00A950A6" w:rsidP="000E775B">
      <w:pPr>
        <w:ind w:firstLineChars="1600" w:firstLine="3360"/>
        <w:rPr>
          <w:rFonts w:ascii="ＭＳ 明朝" w:hAnsi="ＭＳ 明朝"/>
        </w:rPr>
      </w:pPr>
      <w:r w:rsidRPr="00522F70">
        <w:rPr>
          <w:rFonts w:ascii="ＭＳ 明朝" w:hAnsi="ＭＳ 明朝" w:hint="eastAsia"/>
        </w:rPr>
        <w:t>代表者氏名</w:t>
      </w:r>
      <w:r w:rsidR="000E775B">
        <w:rPr>
          <w:rFonts w:ascii="ＭＳ 明朝" w:hAnsi="ＭＳ 明朝" w:hint="eastAsia"/>
        </w:rPr>
        <w:t xml:space="preserve"> 壁　晃弘</w:t>
      </w:r>
    </w:p>
    <w:p w14:paraId="069685CE" w14:textId="77777777" w:rsidR="00A950A6" w:rsidRPr="00522F70" w:rsidRDefault="00A950A6" w:rsidP="00A950A6">
      <w:pPr>
        <w:rPr>
          <w:rFonts w:ascii="ＭＳ 明朝" w:hAnsi="ＭＳ 明朝"/>
        </w:rPr>
      </w:pPr>
    </w:p>
    <w:p w14:paraId="5797D85F" w14:textId="723578AB" w:rsidR="00A950A6" w:rsidRPr="00522F70" w:rsidRDefault="00A950A6" w:rsidP="00A950A6">
      <w:pPr>
        <w:rPr>
          <w:rFonts w:ascii="ＭＳ 明朝" w:hAnsi="ＭＳ 明朝"/>
        </w:rPr>
      </w:pPr>
      <w:r w:rsidRPr="00522F70">
        <w:rPr>
          <w:rFonts w:ascii="ＭＳ 明朝" w:hAnsi="ＭＳ 明朝" w:hint="eastAsia"/>
        </w:rPr>
        <w:t xml:space="preserve">　令和</w:t>
      </w:r>
      <w:r w:rsidR="000E775B">
        <w:rPr>
          <w:rFonts w:ascii="ＭＳ 明朝" w:hAnsi="ＭＳ 明朝" w:hint="eastAsia"/>
        </w:rPr>
        <w:t>7</w:t>
      </w:r>
      <w:r w:rsidRPr="00522F70">
        <w:rPr>
          <w:rFonts w:ascii="ＭＳ 明朝" w:hAnsi="ＭＳ 明朝" w:hint="eastAsia"/>
        </w:rPr>
        <w:t>年度において、</w:t>
      </w:r>
      <w:r w:rsidR="00AF4F71" w:rsidRPr="00522F70">
        <w:rPr>
          <w:rFonts w:ascii="ＭＳ 明朝" w:hAnsi="ＭＳ 明朝" w:hint="eastAsia"/>
        </w:rPr>
        <w:t>下記のとおり</w:t>
      </w:r>
      <w:r w:rsidRPr="00522F70">
        <w:rPr>
          <w:rFonts w:ascii="ＭＳ 明朝" w:hAnsi="ＭＳ 明朝" w:hint="eastAsia"/>
        </w:rPr>
        <w:t>事業を実施したいので、</w:t>
      </w:r>
      <w:r w:rsidR="00F124B9" w:rsidRPr="00522F70">
        <w:rPr>
          <w:rFonts w:ascii="ＭＳ 明朝" w:hAnsi="ＭＳ 明朝" w:hint="eastAsia"/>
        </w:rPr>
        <w:t>スマート農業・農業支援サービス事業導入総合サポート緊急対策事業費補助金</w:t>
      </w:r>
      <w:r w:rsidRPr="00522F70">
        <w:rPr>
          <w:rFonts w:ascii="ＭＳ 明朝" w:hAnsi="ＭＳ 明朝" w:hint="eastAsia"/>
        </w:rPr>
        <w:t>交付等要綱</w:t>
      </w:r>
      <w:r w:rsidR="00913256" w:rsidRPr="00522F70">
        <w:rPr>
          <w:rFonts w:ascii="ＭＳ 明朝" w:hAnsi="ＭＳ 明朝" w:hint="eastAsia"/>
        </w:rPr>
        <w:t>（</w:t>
      </w:r>
      <w:r w:rsidR="00A937B1" w:rsidRPr="00A937B1">
        <w:rPr>
          <w:rFonts w:ascii="ＭＳ 明朝" w:hAnsi="ＭＳ 明朝" w:hint="eastAsia"/>
        </w:rPr>
        <w:t>令和７年１月</w:t>
      </w:r>
      <w:r w:rsidR="00A937B1" w:rsidRPr="00A937B1">
        <w:rPr>
          <w:rFonts w:ascii="ＭＳ 明朝" w:hAnsi="ＭＳ 明朝"/>
        </w:rPr>
        <w:t>15日付け６農産第3462号</w:t>
      </w:r>
      <w:r w:rsidR="00913256" w:rsidRPr="00522F70">
        <w:rPr>
          <w:rFonts w:ascii="ＭＳ 明朝" w:hAnsi="ＭＳ 明朝" w:hint="eastAsia"/>
        </w:rPr>
        <w:t>農林水産事務次官依命通知。</w:t>
      </w:r>
      <w:r w:rsidR="008D0C96" w:rsidRPr="00522F70">
        <w:rPr>
          <w:rFonts w:ascii="ＭＳ 明朝" w:hAnsi="ＭＳ 明朝" w:hint="eastAsia"/>
        </w:rPr>
        <w:t>以下「要綱」という。）</w:t>
      </w:r>
      <w:r w:rsidRPr="00522F70">
        <w:rPr>
          <w:rFonts w:ascii="ＭＳ 明朝" w:hAnsi="ＭＳ 明朝" w:hint="eastAsia"/>
        </w:rPr>
        <w:t>第</w:t>
      </w:r>
      <w:r w:rsidR="00972E69" w:rsidRPr="00522F70">
        <w:rPr>
          <w:rFonts w:ascii="ＭＳ 明朝" w:hAnsi="ＭＳ 明朝" w:hint="eastAsia"/>
        </w:rPr>
        <w:t>８</w:t>
      </w:r>
      <w:r w:rsidRPr="00522F70">
        <w:rPr>
          <w:rFonts w:ascii="ＭＳ 明朝" w:hAnsi="ＭＳ 明朝" w:hint="eastAsia"/>
        </w:rPr>
        <w:t>の規定に基づき</w:t>
      </w:r>
      <w:r w:rsidR="007B5B52">
        <w:rPr>
          <w:rFonts w:ascii="ＭＳ 明朝" w:hAnsi="ＭＳ 明朝" w:hint="eastAsia"/>
        </w:rPr>
        <w:t>、</w:t>
      </w:r>
      <w:r w:rsidR="00D95410">
        <w:rPr>
          <w:rFonts w:ascii="ＭＳ 明朝" w:hAnsi="ＭＳ 明朝" w:hint="eastAsia"/>
        </w:rPr>
        <w:t>6,820,000</w:t>
      </w:r>
      <w:r w:rsidRPr="00522F70">
        <w:rPr>
          <w:rFonts w:ascii="ＭＳ 明朝" w:hAnsi="ＭＳ 明朝" w:hint="eastAsia"/>
        </w:rPr>
        <w:t>円の交付を申請する。</w:t>
      </w:r>
    </w:p>
    <w:p w14:paraId="305B27FB" w14:textId="77777777" w:rsidR="00041CDF" w:rsidRPr="00522F70" w:rsidRDefault="00041CDF" w:rsidP="00A950A6">
      <w:pPr>
        <w:rPr>
          <w:rFonts w:ascii="ＭＳ 明朝" w:hAnsi="ＭＳ 明朝"/>
        </w:rPr>
      </w:pPr>
    </w:p>
    <w:p w14:paraId="7754989D" w14:textId="2A76AD25" w:rsidR="00A950A6" w:rsidRPr="00522F70" w:rsidRDefault="00041CDF" w:rsidP="00041CDF">
      <w:pPr>
        <w:jc w:val="center"/>
        <w:rPr>
          <w:rFonts w:ascii="ＭＳ 明朝" w:hAnsi="ＭＳ 明朝"/>
          <w:szCs w:val="21"/>
        </w:rPr>
      </w:pPr>
      <w:r w:rsidRPr="00522F70">
        <w:rPr>
          <w:rFonts w:ascii="ＭＳ 明朝" w:hAnsi="ＭＳ 明朝" w:hint="eastAsia"/>
          <w:szCs w:val="21"/>
        </w:rPr>
        <w:t>記</w:t>
      </w:r>
    </w:p>
    <w:p w14:paraId="548F4730" w14:textId="77777777" w:rsidR="00041CDF" w:rsidRDefault="00041CDF" w:rsidP="00A950A6">
      <w:pPr>
        <w:rPr>
          <w:rFonts w:ascii="ＭＳ 明朝" w:hAnsi="ＭＳ 明朝"/>
          <w:szCs w:val="21"/>
        </w:rPr>
      </w:pPr>
    </w:p>
    <w:p w14:paraId="19243C92" w14:textId="77777777" w:rsidR="000E0DCC" w:rsidRDefault="000E0DCC" w:rsidP="00A950A6">
      <w:pPr>
        <w:rPr>
          <w:rFonts w:ascii="ＭＳ 明朝" w:hAnsi="ＭＳ 明朝"/>
          <w:szCs w:val="21"/>
        </w:rPr>
      </w:pPr>
    </w:p>
    <w:p w14:paraId="5B2AF0D4" w14:textId="77777777" w:rsidR="000E0DCC" w:rsidRDefault="000E0DCC" w:rsidP="00A950A6">
      <w:pPr>
        <w:rPr>
          <w:rFonts w:ascii="ＭＳ 明朝" w:hAnsi="ＭＳ 明朝"/>
          <w:szCs w:val="21"/>
        </w:rPr>
      </w:pPr>
    </w:p>
    <w:p w14:paraId="75AB8BF7" w14:textId="77777777" w:rsidR="000E0DCC" w:rsidRDefault="000E0DCC" w:rsidP="00A950A6">
      <w:pPr>
        <w:rPr>
          <w:rFonts w:ascii="ＭＳ 明朝" w:hAnsi="ＭＳ 明朝"/>
          <w:szCs w:val="21"/>
        </w:rPr>
      </w:pPr>
    </w:p>
    <w:p w14:paraId="239C04EC" w14:textId="77777777" w:rsidR="000E0DCC" w:rsidRDefault="000E0DCC" w:rsidP="00A950A6">
      <w:pPr>
        <w:rPr>
          <w:rFonts w:ascii="ＭＳ 明朝" w:hAnsi="ＭＳ 明朝"/>
          <w:szCs w:val="21"/>
        </w:rPr>
      </w:pPr>
    </w:p>
    <w:p w14:paraId="42752CE5" w14:textId="77777777" w:rsidR="000E0DCC" w:rsidRDefault="000E0DCC" w:rsidP="00A950A6">
      <w:pPr>
        <w:rPr>
          <w:rFonts w:ascii="ＭＳ 明朝" w:hAnsi="ＭＳ 明朝"/>
          <w:szCs w:val="21"/>
        </w:rPr>
      </w:pPr>
    </w:p>
    <w:p w14:paraId="00AEFCD4" w14:textId="77777777" w:rsidR="000E0DCC" w:rsidRDefault="000E0DCC" w:rsidP="00A950A6">
      <w:pPr>
        <w:rPr>
          <w:rFonts w:ascii="ＭＳ 明朝" w:hAnsi="ＭＳ 明朝"/>
          <w:szCs w:val="21"/>
        </w:rPr>
      </w:pPr>
    </w:p>
    <w:p w14:paraId="53E5AC28" w14:textId="77777777" w:rsidR="000E0DCC" w:rsidRDefault="000E0DCC" w:rsidP="00A950A6">
      <w:pPr>
        <w:rPr>
          <w:rFonts w:ascii="ＭＳ 明朝" w:hAnsi="ＭＳ 明朝"/>
          <w:szCs w:val="21"/>
        </w:rPr>
      </w:pPr>
    </w:p>
    <w:p w14:paraId="03E5A910" w14:textId="77777777" w:rsidR="000E0DCC" w:rsidRDefault="000E0DCC" w:rsidP="00A950A6">
      <w:pPr>
        <w:rPr>
          <w:rFonts w:ascii="ＭＳ 明朝" w:hAnsi="ＭＳ 明朝"/>
          <w:szCs w:val="21"/>
        </w:rPr>
      </w:pPr>
    </w:p>
    <w:p w14:paraId="6063B9EF" w14:textId="77777777" w:rsidR="000E0DCC" w:rsidRDefault="000E0DCC" w:rsidP="00A950A6">
      <w:pPr>
        <w:rPr>
          <w:rFonts w:ascii="ＭＳ 明朝" w:hAnsi="ＭＳ 明朝"/>
          <w:szCs w:val="21"/>
        </w:rPr>
      </w:pPr>
    </w:p>
    <w:p w14:paraId="0C7AF135" w14:textId="77777777" w:rsidR="000E0DCC" w:rsidRDefault="000E0DCC" w:rsidP="00A950A6">
      <w:pPr>
        <w:rPr>
          <w:rFonts w:ascii="ＭＳ 明朝" w:hAnsi="ＭＳ 明朝"/>
          <w:szCs w:val="21"/>
        </w:rPr>
      </w:pPr>
    </w:p>
    <w:p w14:paraId="5FCB37BE" w14:textId="77777777" w:rsidR="000E0DCC" w:rsidRDefault="000E0DCC" w:rsidP="00A950A6">
      <w:pPr>
        <w:rPr>
          <w:rFonts w:ascii="ＭＳ 明朝" w:hAnsi="ＭＳ 明朝"/>
          <w:szCs w:val="21"/>
        </w:rPr>
      </w:pPr>
    </w:p>
    <w:p w14:paraId="679EEE3E" w14:textId="77777777" w:rsidR="000E0DCC" w:rsidRDefault="000E0DCC" w:rsidP="00A950A6">
      <w:pPr>
        <w:rPr>
          <w:rFonts w:ascii="ＭＳ 明朝" w:hAnsi="ＭＳ 明朝"/>
          <w:szCs w:val="21"/>
        </w:rPr>
      </w:pPr>
    </w:p>
    <w:p w14:paraId="003EA4FA" w14:textId="77777777" w:rsidR="000E0DCC" w:rsidRDefault="000E0DCC" w:rsidP="00A950A6">
      <w:pPr>
        <w:rPr>
          <w:rFonts w:ascii="ＭＳ 明朝" w:hAnsi="ＭＳ 明朝"/>
          <w:szCs w:val="21"/>
        </w:rPr>
      </w:pPr>
    </w:p>
    <w:p w14:paraId="3A90FE21" w14:textId="77777777" w:rsidR="000E0DCC" w:rsidRDefault="000E0DCC" w:rsidP="00A950A6">
      <w:pPr>
        <w:rPr>
          <w:rFonts w:ascii="ＭＳ 明朝" w:hAnsi="ＭＳ 明朝"/>
          <w:szCs w:val="21"/>
        </w:rPr>
      </w:pPr>
    </w:p>
    <w:p w14:paraId="1C9055CC" w14:textId="77777777" w:rsidR="000E0DCC" w:rsidRDefault="000E0DCC" w:rsidP="00A950A6">
      <w:pPr>
        <w:rPr>
          <w:rFonts w:ascii="ＭＳ 明朝" w:hAnsi="ＭＳ 明朝"/>
          <w:szCs w:val="21"/>
        </w:rPr>
      </w:pPr>
    </w:p>
    <w:p w14:paraId="4D55585A" w14:textId="77777777" w:rsidR="000E0DCC" w:rsidRDefault="000E0DCC" w:rsidP="00A950A6">
      <w:pPr>
        <w:rPr>
          <w:rFonts w:ascii="ＭＳ 明朝" w:hAnsi="ＭＳ 明朝"/>
          <w:szCs w:val="21"/>
        </w:rPr>
      </w:pPr>
    </w:p>
    <w:p w14:paraId="41398F5E" w14:textId="77777777" w:rsidR="000E0DCC" w:rsidRPr="00522F70" w:rsidRDefault="000E0DCC" w:rsidP="00A950A6">
      <w:pPr>
        <w:rPr>
          <w:rFonts w:ascii="ＭＳ 明朝" w:hAnsi="ＭＳ 明朝"/>
          <w:szCs w:val="21"/>
        </w:rPr>
      </w:pPr>
    </w:p>
    <w:p w14:paraId="14046444" w14:textId="587C6051" w:rsidR="00041CDF" w:rsidRPr="00522F70" w:rsidRDefault="004B2164" w:rsidP="00565010">
      <w:pPr>
        <w:rPr>
          <w:rFonts w:ascii="ＭＳ 明朝" w:hAnsi="ＭＳ 明朝"/>
          <w:szCs w:val="21"/>
        </w:rPr>
      </w:pPr>
      <w:r>
        <w:rPr>
          <w:rFonts w:ascii="ＭＳ 明朝" w:hAnsi="ＭＳ 明朝" w:hint="eastAsia"/>
          <w:szCs w:val="21"/>
        </w:rPr>
        <w:lastRenderedPageBreak/>
        <w:t>１</w:t>
      </w:r>
      <w:r w:rsidR="00565010" w:rsidRPr="00522F70">
        <w:rPr>
          <w:rFonts w:ascii="ＭＳ 明朝" w:hAnsi="ＭＳ 明朝" w:hint="eastAsia"/>
          <w:szCs w:val="21"/>
        </w:rPr>
        <w:t xml:space="preserve">　経費の配分及び負担区分</w:t>
      </w:r>
    </w:p>
    <w:tbl>
      <w:tblPr>
        <w:tblpPr w:leftFromText="142" w:rightFromText="142" w:vertAnchor="text" w:horzAnchor="margin" w:tblpY="246"/>
        <w:tblW w:w="9351" w:type="dxa"/>
        <w:tblLayout w:type="fixed"/>
        <w:tblCellMar>
          <w:left w:w="0" w:type="dxa"/>
          <w:right w:w="0" w:type="dxa"/>
        </w:tblCellMar>
        <w:tblLook w:val="0000" w:firstRow="0" w:lastRow="0" w:firstColumn="0" w:lastColumn="0" w:noHBand="0" w:noVBand="0"/>
      </w:tblPr>
      <w:tblGrid>
        <w:gridCol w:w="1340"/>
        <w:gridCol w:w="1559"/>
        <w:gridCol w:w="1559"/>
        <w:gridCol w:w="1559"/>
        <w:gridCol w:w="1701"/>
        <w:gridCol w:w="1633"/>
      </w:tblGrid>
      <w:tr w:rsidR="002B6D12" w:rsidRPr="00522F70" w14:paraId="0883FB13" w14:textId="77777777" w:rsidTr="00596838">
        <w:tc>
          <w:tcPr>
            <w:tcW w:w="1340" w:type="dxa"/>
            <w:vMerge w:val="restart"/>
            <w:tcBorders>
              <w:top w:val="single" w:sz="4" w:space="0" w:color="000000"/>
              <w:left w:val="single" w:sz="4" w:space="0" w:color="000000"/>
              <w:bottom w:val="nil"/>
              <w:right w:val="single" w:sz="4" w:space="0" w:color="000000"/>
            </w:tcBorders>
            <w:tcMar>
              <w:left w:w="49" w:type="dxa"/>
              <w:right w:w="49" w:type="dxa"/>
            </w:tcMar>
          </w:tcPr>
          <w:p w14:paraId="1373A26B" w14:textId="77777777" w:rsidR="002B6D12" w:rsidRPr="00522F70" w:rsidRDefault="002B6D12" w:rsidP="002B6D12">
            <w:pPr>
              <w:rPr>
                <w:rFonts w:hAnsi="ＭＳ 明朝"/>
                <w:szCs w:val="21"/>
              </w:rPr>
            </w:pPr>
          </w:p>
          <w:p w14:paraId="3D51E96C" w14:textId="40BE2790" w:rsidR="002B6D12" w:rsidRPr="00522F70" w:rsidRDefault="002B6D12" w:rsidP="0067535E">
            <w:pPr>
              <w:jc w:val="center"/>
              <w:rPr>
                <w:rFonts w:hAnsi="ＭＳ 明朝"/>
                <w:szCs w:val="21"/>
              </w:rPr>
            </w:pPr>
            <w:r w:rsidRPr="00522F70">
              <w:rPr>
                <w:rFonts w:hAnsi="ＭＳ 明朝"/>
                <w:szCs w:val="21"/>
              </w:rPr>
              <w:t>区　　分</w:t>
            </w:r>
          </w:p>
        </w:tc>
        <w:tc>
          <w:tcPr>
            <w:tcW w:w="1559" w:type="dxa"/>
            <w:vMerge w:val="restart"/>
            <w:tcBorders>
              <w:top w:val="single" w:sz="4" w:space="0" w:color="000000"/>
              <w:left w:val="single" w:sz="4" w:space="0" w:color="000000"/>
              <w:right w:val="single" w:sz="4" w:space="0" w:color="000000"/>
            </w:tcBorders>
            <w:vAlign w:val="center"/>
          </w:tcPr>
          <w:p w14:paraId="0A74B798" w14:textId="77777777" w:rsidR="002B6D12" w:rsidRPr="00522F70" w:rsidRDefault="002B6D12" w:rsidP="002B6D12">
            <w:pPr>
              <w:jc w:val="center"/>
              <w:rPr>
                <w:rFonts w:hAnsi="ＭＳ 明朝"/>
                <w:spacing w:val="-1"/>
                <w:szCs w:val="21"/>
              </w:rPr>
            </w:pPr>
            <w:r w:rsidRPr="00522F70">
              <w:rPr>
                <w:rFonts w:hAnsi="ＭＳ 明朝" w:hint="eastAsia"/>
                <w:spacing w:val="-1"/>
                <w:szCs w:val="21"/>
              </w:rPr>
              <w:t>補助率</w:t>
            </w:r>
          </w:p>
        </w:tc>
        <w:tc>
          <w:tcPr>
            <w:tcW w:w="1559" w:type="dxa"/>
            <w:vMerge w:val="restart"/>
            <w:tcBorders>
              <w:top w:val="single" w:sz="4" w:space="0" w:color="000000"/>
              <w:left w:val="single" w:sz="4" w:space="0" w:color="000000"/>
              <w:bottom w:val="nil"/>
              <w:right w:val="single" w:sz="4" w:space="0" w:color="000000"/>
            </w:tcBorders>
            <w:tcMar>
              <w:left w:w="49" w:type="dxa"/>
              <w:right w:w="49" w:type="dxa"/>
            </w:tcMar>
          </w:tcPr>
          <w:p w14:paraId="3AB3F027" w14:textId="3687E92E" w:rsidR="002B6D12" w:rsidRPr="00522F70" w:rsidRDefault="008468D2" w:rsidP="002B6D12">
            <w:pPr>
              <w:jc w:val="center"/>
              <w:rPr>
                <w:rFonts w:hAnsi="ＭＳ 明朝"/>
                <w:szCs w:val="21"/>
              </w:rPr>
            </w:pPr>
            <w:r w:rsidRPr="00533319">
              <w:rPr>
                <w:rFonts w:hAnsi="ＭＳ 明朝" w:hint="eastAsia"/>
                <w:spacing w:val="-1"/>
                <w:szCs w:val="21"/>
              </w:rPr>
              <w:t>補助事業</w:t>
            </w:r>
            <w:r w:rsidR="002B6D12" w:rsidRPr="00522F70">
              <w:rPr>
                <w:rFonts w:hAnsi="ＭＳ 明朝"/>
                <w:spacing w:val="-1"/>
                <w:szCs w:val="21"/>
              </w:rPr>
              <w:t>に要す</w:t>
            </w:r>
            <w:r w:rsidR="002B6D12" w:rsidRPr="00522F70">
              <w:rPr>
                <w:rFonts w:hAnsi="ＭＳ 明朝"/>
                <w:szCs w:val="21"/>
              </w:rPr>
              <w:t>る</w:t>
            </w:r>
            <w:r w:rsidR="002B6D12" w:rsidRPr="00522F70">
              <w:rPr>
                <w:rFonts w:hAnsi="ＭＳ 明朝"/>
                <w:spacing w:val="-1"/>
                <w:szCs w:val="21"/>
              </w:rPr>
              <w:t>経</w:t>
            </w:r>
            <w:r w:rsidR="002B6D12" w:rsidRPr="00522F70">
              <w:rPr>
                <w:rFonts w:hAnsi="ＭＳ 明朝"/>
                <w:szCs w:val="21"/>
              </w:rPr>
              <w:t>費</w:t>
            </w:r>
          </w:p>
          <w:p w14:paraId="2410C8E8" w14:textId="77777777" w:rsidR="002B6D12" w:rsidRPr="00522F70" w:rsidRDefault="002B6D12" w:rsidP="002B6D12">
            <w:pPr>
              <w:jc w:val="center"/>
              <w:rPr>
                <w:szCs w:val="18"/>
              </w:rPr>
            </w:pPr>
            <w:r w:rsidRPr="00522F70">
              <w:rPr>
                <w:rFonts w:hAnsi="ＭＳ 明朝"/>
                <w:spacing w:val="-1"/>
                <w:szCs w:val="21"/>
              </w:rPr>
              <w:t>（Ａ＋Ｂ</w:t>
            </w:r>
            <w:r w:rsidRPr="00522F70">
              <w:rPr>
                <w:rFonts w:hAnsi="ＭＳ 明朝"/>
                <w:szCs w:val="21"/>
              </w:rPr>
              <w:t>）</w:t>
            </w:r>
          </w:p>
        </w:tc>
        <w:tc>
          <w:tcPr>
            <w:tcW w:w="3260" w:type="dxa"/>
            <w:gridSpan w:val="2"/>
            <w:tcBorders>
              <w:top w:val="single" w:sz="4" w:space="0" w:color="000000"/>
              <w:left w:val="single" w:sz="4" w:space="0" w:color="000000"/>
              <w:bottom w:val="single" w:sz="4" w:space="0" w:color="000000"/>
              <w:right w:val="single" w:sz="4" w:space="0" w:color="000000"/>
            </w:tcBorders>
            <w:tcMar>
              <w:left w:w="49" w:type="dxa"/>
              <w:right w:w="49" w:type="dxa"/>
            </w:tcMar>
          </w:tcPr>
          <w:p w14:paraId="32F843B9" w14:textId="77777777" w:rsidR="002B6D12" w:rsidRPr="00522F70" w:rsidRDefault="002B6D12" w:rsidP="002B6D12">
            <w:pPr>
              <w:jc w:val="center"/>
              <w:rPr>
                <w:szCs w:val="21"/>
              </w:rPr>
            </w:pPr>
            <w:r w:rsidRPr="00522F70">
              <w:rPr>
                <w:rFonts w:hAnsi="ＭＳ 明朝"/>
                <w:szCs w:val="21"/>
              </w:rPr>
              <w:t>負　担　区　分</w:t>
            </w:r>
          </w:p>
        </w:tc>
        <w:tc>
          <w:tcPr>
            <w:tcW w:w="1633" w:type="dxa"/>
            <w:vMerge w:val="restart"/>
            <w:tcBorders>
              <w:top w:val="single" w:sz="4" w:space="0" w:color="000000"/>
              <w:left w:val="single" w:sz="4" w:space="0" w:color="000000"/>
              <w:bottom w:val="nil"/>
              <w:right w:val="single" w:sz="4" w:space="0" w:color="000000"/>
            </w:tcBorders>
            <w:tcMar>
              <w:left w:w="49" w:type="dxa"/>
              <w:right w:w="49" w:type="dxa"/>
            </w:tcMar>
          </w:tcPr>
          <w:p w14:paraId="794AE912" w14:textId="77777777" w:rsidR="002B6D12" w:rsidRPr="00522F70" w:rsidRDefault="002B6D12" w:rsidP="002B6D12">
            <w:pPr>
              <w:rPr>
                <w:rFonts w:hAnsi="ＭＳ 明朝"/>
                <w:szCs w:val="21"/>
              </w:rPr>
            </w:pPr>
          </w:p>
          <w:p w14:paraId="49DC41B6" w14:textId="77777777" w:rsidR="002B6D12" w:rsidRPr="00522F70" w:rsidRDefault="002B6D12" w:rsidP="002B6D12">
            <w:pPr>
              <w:jc w:val="center"/>
              <w:rPr>
                <w:rFonts w:hAnsi="ＭＳ 明朝"/>
                <w:szCs w:val="21"/>
              </w:rPr>
            </w:pPr>
            <w:r w:rsidRPr="00522F70">
              <w:rPr>
                <w:rFonts w:hAnsi="ＭＳ 明朝"/>
                <w:szCs w:val="21"/>
              </w:rPr>
              <w:t>備　　考</w:t>
            </w:r>
          </w:p>
          <w:p w14:paraId="21D1CBCB" w14:textId="77777777" w:rsidR="002B6D12" w:rsidRPr="00522F70" w:rsidRDefault="002B6D12" w:rsidP="002B6D12">
            <w:pPr>
              <w:ind w:rightChars="226" w:right="475"/>
              <w:rPr>
                <w:szCs w:val="18"/>
              </w:rPr>
            </w:pPr>
          </w:p>
        </w:tc>
      </w:tr>
      <w:tr w:rsidR="002B6D12" w:rsidRPr="00522F70" w14:paraId="54C20552" w14:textId="77777777" w:rsidTr="00596838">
        <w:tc>
          <w:tcPr>
            <w:tcW w:w="1340" w:type="dxa"/>
            <w:vMerge/>
            <w:tcBorders>
              <w:top w:val="nil"/>
              <w:left w:val="single" w:sz="4" w:space="0" w:color="000000"/>
              <w:bottom w:val="single" w:sz="4" w:space="0" w:color="000000"/>
              <w:right w:val="single" w:sz="4" w:space="0" w:color="000000"/>
            </w:tcBorders>
            <w:tcMar>
              <w:left w:w="49" w:type="dxa"/>
              <w:right w:w="49" w:type="dxa"/>
            </w:tcMar>
          </w:tcPr>
          <w:p w14:paraId="4A43B097" w14:textId="77777777" w:rsidR="002B6D12" w:rsidRPr="00522F70" w:rsidRDefault="002B6D12" w:rsidP="002B6D12">
            <w:pPr>
              <w:rPr>
                <w:szCs w:val="18"/>
              </w:rPr>
            </w:pPr>
          </w:p>
        </w:tc>
        <w:tc>
          <w:tcPr>
            <w:tcW w:w="1559" w:type="dxa"/>
            <w:vMerge/>
            <w:tcBorders>
              <w:left w:val="single" w:sz="4" w:space="0" w:color="000000"/>
              <w:bottom w:val="single" w:sz="4" w:space="0" w:color="000000"/>
              <w:right w:val="single" w:sz="4" w:space="0" w:color="000000"/>
            </w:tcBorders>
          </w:tcPr>
          <w:p w14:paraId="21DA5C89" w14:textId="77777777" w:rsidR="002B6D12" w:rsidRPr="00522F70" w:rsidRDefault="002B6D12" w:rsidP="002B6D12">
            <w:pPr>
              <w:rPr>
                <w:szCs w:val="18"/>
              </w:rPr>
            </w:pPr>
          </w:p>
        </w:tc>
        <w:tc>
          <w:tcPr>
            <w:tcW w:w="1559" w:type="dxa"/>
            <w:vMerge/>
            <w:tcBorders>
              <w:top w:val="nil"/>
              <w:left w:val="single" w:sz="4" w:space="0" w:color="000000"/>
              <w:bottom w:val="single" w:sz="4" w:space="0" w:color="000000"/>
              <w:right w:val="single" w:sz="4" w:space="0" w:color="000000"/>
            </w:tcBorders>
            <w:tcMar>
              <w:left w:w="49" w:type="dxa"/>
              <w:right w:w="49" w:type="dxa"/>
            </w:tcMar>
          </w:tcPr>
          <w:p w14:paraId="511CB8C7" w14:textId="77777777" w:rsidR="002B6D12" w:rsidRPr="00522F70" w:rsidRDefault="002B6D12" w:rsidP="002B6D12">
            <w:pPr>
              <w:rPr>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55E98F4C" w14:textId="5C543FE1" w:rsidR="002B6D12" w:rsidRPr="00522F70" w:rsidRDefault="002B6D12" w:rsidP="002B6D12">
            <w:pPr>
              <w:jc w:val="center"/>
              <w:rPr>
                <w:rFonts w:hAnsi="ＭＳ 明朝"/>
                <w:szCs w:val="21"/>
              </w:rPr>
            </w:pPr>
            <w:r w:rsidRPr="00522F70">
              <w:rPr>
                <w:rFonts w:hAnsi="ＭＳ 明朝"/>
                <w:spacing w:val="-1"/>
                <w:szCs w:val="21"/>
              </w:rPr>
              <w:t>国庫</w:t>
            </w:r>
            <w:r w:rsidRPr="00533319">
              <w:rPr>
                <w:rFonts w:hAnsi="ＭＳ 明朝"/>
                <w:spacing w:val="-1"/>
                <w:szCs w:val="21"/>
              </w:rPr>
              <w:t>補助</w:t>
            </w:r>
            <w:r w:rsidRPr="00533319">
              <w:rPr>
                <w:rFonts w:hAnsi="ＭＳ 明朝"/>
                <w:szCs w:val="21"/>
              </w:rPr>
              <w:t>金</w:t>
            </w:r>
          </w:p>
          <w:p w14:paraId="7C2B2AC0" w14:textId="77777777" w:rsidR="002B6D12" w:rsidRPr="00522F70" w:rsidRDefault="002B6D12" w:rsidP="002B6D12">
            <w:pPr>
              <w:jc w:val="center"/>
              <w:rPr>
                <w:szCs w:val="18"/>
              </w:rPr>
            </w:pPr>
            <w:r w:rsidRPr="00522F70">
              <w:rPr>
                <w:rFonts w:hAnsi="ＭＳ 明朝"/>
                <w:spacing w:val="-1"/>
                <w:szCs w:val="21"/>
              </w:rPr>
              <w:t>（Ａ</w:t>
            </w:r>
            <w:r w:rsidRPr="00522F70">
              <w:rPr>
                <w:rFonts w:hAnsi="ＭＳ 明朝"/>
                <w:szCs w:val="21"/>
              </w:rPr>
              <w:t>）</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F140748" w14:textId="77777777" w:rsidR="002B6D12" w:rsidRPr="00522F70" w:rsidRDefault="002B6D12" w:rsidP="002B6D12">
            <w:pPr>
              <w:jc w:val="center"/>
              <w:rPr>
                <w:rFonts w:hAnsi="ＭＳ 明朝"/>
                <w:szCs w:val="21"/>
              </w:rPr>
            </w:pPr>
            <w:r w:rsidRPr="00522F70">
              <w:rPr>
                <w:rFonts w:hAnsi="ＭＳ 明朝"/>
                <w:spacing w:val="-1"/>
                <w:szCs w:val="21"/>
              </w:rPr>
              <w:t>その</w:t>
            </w:r>
            <w:r w:rsidRPr="00522F70">
              <w:rPr>
                <w:rFonts w:hAnsi="ＭＳ 明朝"/>
                <w:szCs w:val="21"/>
              </w:rPr>
              <w:t>他</w:t>
            </w:r>
          </w:p>
          <w:p w14:paraId="5E680EA0" w14:textId="77777777" w:rsidR="002B6D12" w:rsidRPr="00522F70" w:rsidRDefault="002B6D12" w:rsidP="002B6D12">
            <w:pPr>
              <w:jc w:val="center"/>
              <w:rPr>
                <w:szCs w:val="18"/>
              </w:rPr>
            </w:pPr>
            <w:r w:rsidRPr="00522F70">
              <w:rPr>
                <w:rFonts w:hAnsi="ＭＳ 明朝"/>
                <w:spacing w:val="-1"/>
                <w:szCs w:val="21"/>
              </w:rPr>
              <w:t>（Ｂ</w:t>
            </w:r>
            <w:r w:rsidRPr="00522F70">
              <w:rPr>
                <w:rFonts w:hAnsi="ＭＳ 明朝"/>
                <w:szCs w:val="21"/>
              </w:rPr>
              <w:t>）</w:t>
            </w:r>
          </w:p>
        </w:tc>
        <w:tc>
          <w:tcPr>
            <w:tcW w:w="1633" w:type="dxa"/>
            <w:vMerge/>
            <w:tcBorders>
              <w:top w:val="nil"/>
              <w:left w:val="single" w:sz="4" w:space="0" w:color="000000"/>
              <w:bottom w:val="single" w:sz="4" w:space="0" w:color="000000"/>
              <w:right w:val="single" w:sz="4" w:space="0" w:color="000000"/>
            </w:tcBorders>
            <w:tcMar>
              <w:left w:w="49" w:type="dxa"/>
              <w:right w:w="49" w:type="dxa"/>
            </w:tcMar>
          </w:tcPr>
          <w:p w14:paraId="5905F62D" w14:textId="77777777" w:rsidR="002B6D12" w:rsidRPr="00522F70" w:rsidRDefault="002B6D12" w:rsidP="002B6D12">
            <w:pPr>
              <w:rPr>
                <w:szCs w:val="18"/>
              </w:rPr>
            </w:pPr>
          </w:p>
        </w:tc>
      </w:tr>
      <w:tr w:rsidR="002B6D12" w:rsidRPr="00522F70" w14:paraId="2B30A1E3" w14:textId="77777777" w:rsidTr="00596838">
        <w:tc>
          <w:tcPr>
            <w:tcW w:w="1340" w:type="dxa"/>
            <w:tcBorders>
              <w:top w:val="single" w:sz="4" w:space="0" w:color="000000"/>
              <w:left w:val="single" w:sz="4" w:space="0" w:color="000000"/>
              <w:right w:val="single" w:sz="4" w:space="0" w:color="000000"/>
            </w:tcBorders>
            <w:tcMar>
              <w:left w:w="49" w:type="dxa"/>
              <w:right w:w="49" w:type="dxa"/>
            </w:tcMar>
          </w:tcPr>
          <w:p w14:paraId="325306FD" w14:textId="27237E2C" w:rsidR="002B6D12" w:rsidRPr="00522F70" w:rsidRDefault="002B6D12" w:rsidP="002B6D12">
            <w:pPr>
              <w:rPr>
                <w:szCs w:val="21"/>
              </w:rPr>
            </w:pPr>
          </w:p>
        </w:tc>
        <w:tc>
          <w:tcPr>
            <w:tcW w:w="1559" w:type="dxa"/>
            <w:tcBorders>
              <w:top w:val="single" w:sz="4" w:space="0" w:color="000000"/>
              <w:left w:val="single" w:sz="4" w:space="0" w:color="000000"/>
              <w:right w:val="single" w:sz="4" w:space="0" w:color="000000"/>
            </w:tcBorders>
          </w:tcPr>
          <w:p w14:paraId="363FD67A" w14:textId="77777777" w:rsidR="002B6D12" w:rsidRPr="00522F70" w:rsidRDefault="002B6D12" w:rsidP="002B6D12">
            <w:pPr>
              <w:jc w:val="right"/>
              <w:rPr>
                <w:rFonts w:hAnsi="ＭＳ 明朝"/>
                <w:szCs w:val="21"/>
              </w:rPr>
            </w:pPr>
          </w:p>
        </w:tc>
        <w:tc>
          <w:tcPr>
            <w:tcW w:w="1559" w:type="dxa"/>
            <w:tcBorders>
              <w:top w:val="single" w:sz="4" w:space="0" w:color="000000"/>
              <w:left w:val="single" w:sz="4" w:space="0" w:color="000000"/>
              <w:right w:val="single" w:sz="4" w:space="0" w:color="000000"/>
            </w:tcBorders>
            <w:tcMar>
              <w:left w:w="49" w:type="dxa"/>
              <w:right w:w="49" w:type="dxa"/>
            </w:tcMar>
          </w:tcPr>
          <w:p w14:paraId="4A13D37F" w14:textId="77777777" w:rsidR="002B6D12" w:rsidRPr="00522F70" w:rsidRDefault="002B6D12" w:rsidP="002B6D12">
            <w:pPr>
              <w:jc w:val="right"/>
              <w:rPr>
                <w:szCs w:val="21"/>
              </w:rPr>
            </w:pPr>
            <w:r w:rsidRPr="00522F70">
              <w:rPr>
                <w:rFonts w:hAnsi="ＭＳ 明朝"/>
                <w:szCs w:val="21"/>
              </w:rPr>
              <w:t>円</w:t>
            </w:r>
          </w:p>
        </w:tc>
        <w:tc>
          <w:tcPr>
            <w:tcW w:w="1559" w:type="dxa"/>
            <w:tcBorders>
              <w:top w:val="single" w:sz="4" w:space="0" w:color="000000"/>
              <w:left w:val="single" w:sz="4" w:space="0" w:color="000000"/>
              <w:right w:val="single" w:sz="4" w:space="0" w:color="000000"/>
            </w:tcBorders>
            <w:tcMar>
              <w:left w:w="49" w:type="dxa"/>
              <w:right w:w="49" w:type="dxa"/>
            </w:tcMar>
          </w:tcPr>
          <w:p w14:paraId="75A58C6B" w14:textId="77777777" w:rsidR="002B6D12" w:rsidRPr="00522F70" w:rsidRDefault="002B6D12" w:rsidP="002B6D12">
            <w:pPr>
              <w:jc w:val="right"/>
              <w:rPr>
                <w:szCs w:val="21"/>
              </w:rPr>
            </w:pPr>
            <w:r w:rsidRPr="00522F70">
              <w:rPr>
                <w:rFonts w:hAnsi="ＭＳ 明朝"/>
                <w:szCs w:val="21"/>
              </w:rPr>
              <w:t>円</w:t>
            </w:r>
          </w:p>
        </w:tc>
        <w:tc>
          <w:tcPr>
            <w:tcW w:w="1701" w:type="dxa"/>
            <w:tcBorders>
              <w:top w:val="single" w:sz="4" w:space="0" w:color="000000"/>
              <w:left w:val="single" w:sz="4" w:space="0" w:color="000000"/>
              <w:right w:val="single" w:sz="4" w:space="0" w:color="000000"/>
            </w:tcBorders>
            <w:tcMar>
              <w:left w:w="49" w:type="dxa"/>
              <w:right w:w="49" w:type="dxa"/>
            </w:tcMar>
          </w:tcPr>
          <w:p w14:paraId="6B08EA8A" w14:textId="77777777" w:rsidR="002B6D12" w:rsidRPr="00522F70" w:rsidRDefault="002B6D12" w:rsidP="002B6D12">
            <w:pPr>
              <w:jc w:val="right"/>
              <w:rPr>
                <w:szCs w:val="21"/>
              </w:rPr>
            </w:pPr>
            <w:r w:rsidRPr="00522F70">
              <w:rPr>
                <w:rFonts w:hAnsi="ＭＳ 明朝"/>
                <w:szCs w:val="21"/>
              </w:rPr>
              <w:t>円</w:t>
            </w:r>
          </w:p>
        </w:tc>
        <w:tc>
          <w:tcPr>
            <w:tcW w:w="1633" w:type="dxa"/>
            <w:tcBorders>
              <w:top w:val="single" w:sz="4" w:space="0" w:color="000000"/>
              <w:left w:val="single" w:sz="4" w:space="0" w:color="000000"/>
              <w:right w:val="single" w:sz="4" w:space="0" w:color="000000"/>
            </w:tcBorders>
            <w:tcMar>
              <w:left w:w="49" w:type="dxa"/>
              <w:right w:w="49" w:type="dxa"/>
            </w:tcMar>
          </w:tcPr>
          <w:p w14:paraId="501AB222" w14:textId="77777777" w:rsidR="002B6D12" w:rsidRPr="00522F70" w:rsidRDefault="002B6D12" w:rsidP="002B6D12">
            <w:pPr>
              <w:rPr>
                <w:szCs w:val="21"/>
              </w:rPr>
            </w:pPr>
          </w:p>
        </w:tc>
      </w:tr>
      <w:tr w:rsidR="003B4821" w:rsidRPr="00522F70" w14:paraId="1F477295" w14:textId="77777777" w:rsidTr="003B4821">
        <w:trPr>
          <w:trHeight w:val="1654"/>
        </w:trPr>
        <w:tc>
          <w:tcPr>
            <w:tcW w:w="1340" w:type="dxa"/>
            <w:tcBorders>
              <w:left w:val="single" w:sz="4" w:space="0" w:color="000000"/>
              <w:right w:val="single" w:sz="4" w:space="0" w:color="000000"/>
            </w:tcBorders>
            <w:tcMar>
              <w:left w:w="49" w:type="dxa"/>
              <w:right w:w="49" w:type="dxa"/>
            </w:tcMar>
          </w:tcPr>
          <w:p w14:paraId="0012CB0C" w14:textId="21EDFC30" w:rsidR="00B973B0" w:rsidRPr="00B973B0" w:rsidRDefault="00B973B0" w:rsidP="003B4821">
            <w:pPr>
              <w:rPr>
                <w:ins w:id="2" w:author="作成者"/>
                <w:rFonts w:hint="eastAsia"/>
                <w:lang w:val="en"/>
                <w:rPrChange w:id="3" w:author="作成者">
                  <w:rPr>
                    <w:ins w:id="4" w:author="作成者"/>
                  </w:rPr>
                </w:rPrChange>
              </w:rPr>
            </w:pPr>
            <w:commentRangeStart w:id="5"/>
            <w:ins w:id="6" w:author="作成者">
              <w:r w:rsidRPr="00B973B0">
                <w:rPr>
                  <w:rFonts w:hint="eastAsia"/>
                  <w:lang w:val="en"/>
                </w:rPr>
                <w:t>３農業支援サービスの立上げ支援（１）農業支援サービス事業育成対策</w:t>
              </w:r>
              <w:commentRangeEnd w:id="5"/>
              <w:r>
                <w:rPr>
                  <w:rStyle w:val="ad"/>
                </w:rPr>
                <w:commentReference w:id="5"/>
              </w:r>
            </w:ins>
          </w:p>
          <w:p w14:paraId="4733DFE1" w14:textId="04605E6A" w:rsidR="003B4821" w:rsidRPr="00522F70" w:rsidRDefault="003B4821" w:rsidP="003B4821">
            <w:pPr>
              <w:rPr>
                <w:rFonts w:hAnsi="ＭＳ 明朝"/>
                <w:szCs w:val="21"/>
              </w:rPr>
            </w:pPr>
            <w:r w:rsidRPr="00A31385">
              <w:rPr>
                <w:rFonts w:hint="eastAsia"/>
              </w:rPr>
              <w:t>①広域型サービス支援タイプ</w:t>
            </w:r>
          </w:p>
          <w:p w14:paraId="03BF4BA6" w14:textId="3267A4B0" w:rsidR="003B4821" w:rsidRPr="00522F70" w:rsidRDefault="003B4821" w:rsidP="0058503A">
            <w:pPr>
              <w:rPr>
                <w:rFonts w:hAnsi="ＭＳ 明朝"/>
                <w:szCs w:val="21"/>
              </w:rPr>
            </w:pPr>
          </w:p>
        </w:tc>
        <w:tc>
          <w:tcPr>
            <w:tcW w:w="1559" w:type="dxa"/>
            <w:tcBorders>
              <w:left w:val="single" w:sz="4" w:space="0" w:color="000000"/>
              <w:right w:val="single" w:sz="4" w:space="0" w:color="000000"/>
            </w:tcBorders>
          </w:tcPr>
          <w:p w14:paraId="5024E089" w14:textId="4CA573F6" w:rsidR="003B4821" w:rsidDel="00B973B0" w:rsidRDefault="00B973B0" w:rsidP="00B973B0">
            <w:pPr>
              <w:jc w:val="right"/>
              <w:rPr>
                <w:del w:id="7" w:author="作成者"/>
                <w:rFonts w:hAnsi="ＭＳ 明朝"/>
                <w:szCs w:val="21"/>
              </w:rPr>
            </w:pPr>
            <w:ins w:id="8" w:author="作成者">
              <w:r>
                <w:rPr>
                  <w:rFonts w:hAnsi="ＭＳ 明朝" w:hint="eastAsia"/>
                  <w:szCs w:val="21"/>
                </w:rPr>
                <w:t xml:space="preserve">　　</w:t>
              </w:r>
            </w:ins>
          </w:p>
          <w:p w14:paraId="5CC5CC09" w14:textId="4FD6A7CE" w:rsidR="003B4821" w:rsidRPr="003B4821" w:rsidRDefault="003B4821" w:rsidP="00B973B0">
            <w:pPr>
              <w:rPr>
                <w:rFonts w:hAnsi="ＭＳ 明朝"/>
                <w:szCs w:val="21"/>
              </w:rPr>
              <w:pPrChange w:id="9" w:author="作成者">
                <w:pPr>
                  <w:framePr w:hSpace="142" w:wrap="around" w:vAnchor="text" w:hAnchor="margin" w:y="246"/>
                  <w:jc w:val="center"/>
                </w:pPr>
              </w:pPrChange>
            </w:pPr>
            <w:r>
              <w:rPr>
                <w:rFonts w:hAnsi="ＭＳ 明朝" w:hint="eastAsia"/>
                <w:szCs w:val="21"/>
              </w:rPr>
              <w:t>定額</w:t>
            </w:r>
          </w:p>
        </w:tc>
        <w:tc>
          <w:tcPr>
            <w:tcW w:w="1559" w:type="dxa"/>
            <w:tcBorders>
              <w:left w:val="single" w:sz="4" w:space="0" w:color="000000"/>
              <w:right w:val="single" w:sz="4" w:space="0" w:color="000000"/>
            </w:tcBorders>
            <w:tcMar>
              <w:left w:w="49" w:type="dxa"/>
              <w:right w:w="49" w:type="dxa"/>
            </w:tcMar>
          </w:tcPr>
          <w:p w14:paraId="2B315FF8" w14:textId="3943D12E" w:rsidR="003B4821" w:rsidRPr="00522F70" w:rsidRDefault="003B4821" w:rsidP="003B4821">
            <w:pPr>
              <w:jc w:val="right"/>
              <w:rPr>
                <w:rFonts w:hAnsi="ＭＳ 明朝"/>
                <w:szCs w:val="21"/>
              </w:rPr>
            </w:pPr>
            <w:r>
              <w:rPr>
                <w:rFonts w:hAnsi="ＭＳ 明朝" w:hint="eastAsia"/>
                <w:szCs w:val="21"/>
              </w:rPr>
              <w:t>7,502,000</w:t>
            </w:r>
          </w:p>
        </w:tc>
        <w:tc>
          <w:tcPr>
            <w:tcW w:w="1559" w:type="dxa"/>
            <w:tcBorders>
              <w:left w:val="single" w:sz="4" w:space="0" w:color="000000"/>
              <w:right w:val="single" w:sz="4" w:space="0" w:color="000000"/>
            </w:tcBorders>
            <w:tcMar>
              <w:left w:w="49" w:type="dxa"/>
              <w:right w:w="49" w:type="dxa"/>
            </w:tcMar>
          </w:tcPr>
          <w:p w14:paraId="203B79BF" w14:textId="16789CBB" w:rsidR="003B4821" w:rsidRPr="00522F70" w:rsidRDefault="003B4821" w:rsidP="003B4821">
            <w:pPr>
              <w:jc w:val="right"/>
              <w:rPr>
                <w:rFonts w:hAnsi="ＭＳ 明朝"/>
                <w:szCs w:val="21"/>
              </w:rPr>
            </w:pPr>
            <w:r>
              <w:rPr>
                <w:rFonts w:hAnsi="ＭＳ 明朝" w:hint="eastAsia"/>
                <w:szCs w:val="21"/>
              </w:rPr>
              <w:t>6,820,000</w:t>
            </w:r>
          </w:p>
        </w:tc>
        <w:tc>
          <w:tcPr>
            <w:tcW w:w="1701" w:type="dxa"/>
            <w:tcBorders>
              <w:left w:val="single" w:sz="4" w:space="0" w:color="000000"/>
              <w:right w:val="single" w:sz="4" w:space="0" w:color="000000"/>
            </w:tcBorders>
            <w:tcMar>
              <w:left w:w="49" w:type="dxa"/>
              <w:right w:w="49" w:type="dxa"/>
            </w:tcMar>
          </w:tcPr>
          <w:p w14:paraId="24BA6742" w14:textId="60C28C65" w:rsidR="003B4821" w:rsidRPr="00522F70" w:rsidRDefault="003B4821" w:rsidP="003B4821">
            <w:pPr>
              <w:jc w:val="right"/>
              <w:rPr>
                <w:rFonts w:hAnsi="ＭＳ 明朝"/>
                <w:szCs w:val="21"/>
              </w:rPr>
            </w:pPr>
            <w:r>
              <w:rPr>
                <w:rFonts w:hAnsi="ＭＳ 明朝" w:hint="eastAsia"/>
                <w:szCs w:val="21"/>
              </w:rPr>
              <w:t>682,000</w:t>
            </w:r>
          </w:p>
        </w:tc>
        <w:tc>
          <w:tcPr>
            <w:tcW w:w="1633" w:type="dxa"/>
            <w:tcBorders>
              <w:left w:val="single" w:sz="4" w:space="0" w:color="000000"/>
              <w:right w:val="single" w:sz="4" w:space="0" w:color="000000"/>
            </w:tcBorders>
            <w:tcMar>
              <w:left w:w="49" w:type="dxa"/>
              <w:right w:w="49" w:type="dxa"/>
            </w:tcMar>
          </w:tcPr>
          <w:p w14:paraId="1E1824C6" w14:textId="2EEE7D31" w:rsidR="003B4821" w:rsidRPr="00522F70" w:rsidRDefault="003B4821" w:rsidP="003B4821">
            <w:pPr>
              <w:rPr>
                <w:szCs w:val="21"/>
              </w:rPr>
            </w:pPr>
            <w:r w:rsidRPr="003B4821">
              <w:rPr>
                <w:rFonts w:hint="eastAsia"/>
                <w:szCs w:val="21"/>
              </w:rPr>
              <w:t>減額した金額</w:t>
            </w:r>
            <w:r w:rsidRPr="003B4821">
              <w:rPr>
                <w:szCs w:val="21"/>
              </w:rPr>
              <w:t xml:space="preserve"> 682,000</w:t>
            </w:r>
            <w:r w:rsidRPr="003B4821">
              <w:rPr>
                <w:szCs w:val="21"/>
              </w:rPr>
              <w:t>円</w:t>
            </w:r>
          </w:p>
        </w:tc>
      </w:tr>
      <w:tr w:rsidR="002B6D12" w:rsidRPr="00522F70" w14:paraId="13B4B98F" w14:textId="77777777" w:rsidTr="00596838">
        <w:tc>
          <w:tcPr>
            <w:tcW w:w="1340" w:type="dxa"/>
            <w:tcBorders>
              <w:left w:val="single" w:sz="4" w:space="0" w:color="000000"/>
              <w:bottom w:val="single" w:sz="4" w:space="0" w:color="000000"/>
              <w:right w:val="single" w:sz="4" w:space="0" w:color="000000"/>
            </w:tcBorders>
            <w:tcMar>
              <w:left w:w="49" w:type="dxa"/>
              <w:right w:w="49" w:type="dxa"/>
            </w:tcMar>
          </w:tcPr>
          <w:p w14:paraId="378A9942" w14:textId="77777777" w:rsidR="002B6D12" w:rsidRPr="00522F70" w:rsidRDefault="002B6D12" w:rsidP="002B6D12">
            <w:pPr>
              <w:rPr>
                <w:rFonts w:hAnsi="ＭＳ 明朝"/>
                <w:szCs w:val="21"/>
              </w:rPr>
            </w:pPr>
          </w:p>
        </w:tc>
        <w:tc>
          <w:tcPr>
            <w:tcW w:w="1559" w:type="dxa"/>
            <w:tcBorders>
              <w:left w:val="single" w:sz="4" w:space="0" w:color="000000"/>
              <w:bottom w:val="single" w:sz="4" w:space="0" w:color="000000"/>
              <w:right w:val="single" w:sz="4" w:space="0" w:color="000000"/>
            </w:tcBorders>
          </w:tcPr>
          <w:p w14:paraId="5B265390" w14:textId="77777777" w:rsidR="002B6D12" w:rsidRPr="00522F70" w:rsidRDefault="002B6D12" w:rsidP="002B6D12">
            <w:pPr>
              <w:jc w:val="right"/>
              <w:rPr>
                <w:rFonts w:hAnsi="ＭＳ 明朝"/>
                <w:szCs w:val="18"/>
              </w:rPr>
            </w:pPr>
          </w:p>
        </w:tc>
        <w:tc>
          <w:tcPr>
            <w:tcW w:w="1559" w:type="dxa"/>
            <w:tcBorders>
              <w:left w:val="single" w:sz="4" w:space="0" w:color="000000"/>
              <w:bottom w:val="single" w:sz="4" w:space="0" w:color="000000"/>
              <w:right w:val="single" w:sz="4" w:space="0" w:color="000000"/>
            </w:tcBorders>
            <w:tcMar>
              <w:left w:w="49" w:type="dxa"/>
              <w:right w:w="49" w:type="dxa"/>
            </w:tcMar>
          </w:tcPr>
          <w:p w14:paraId="6860AC4D" w14:textId="77777777" w:rsidR="002B6D12" w:rsidRPr="00522F70" w:rsidRDefault="002B6D12" w:rsidP="002B6D12">
            <w:pPr>
              <w:jc w:val="right"/>
              <w:rPr>
                <w:rFonts w:hAnsi="ＭＳ 明朝"/>
                <w:szCs w:val="18"/>
              </w:rPr>
            </w:pPr>
          </w:p>
        </w:tc>
        <w:tc>
          <w:tcPr>
            <w:tcW w:w="1559" w:type="dxa"/>
            <w:tcBorders>
              <w:left w:val="single" w:sz="4" w:space="0" w:color="000000"/>
              <w:bottom w:val="single" w:sz="4" w:space="0" w:color="000000"/>
              <w:right w:val="single" w:sz="4" w:space="0" w:color="000000"/>
            </w:tcBorders>
            <w:tcMar>
              <w:left w:w="49" w:type="dxa"/>
              <w:right w:w="49" w:type="dxa"/>
            </w:tcMar>
          </w:tcPr>
          <w:p w14:paraId="5FBF02E0" w14:textId="77777777" w:rsidR="002B6D12" w:rsidRPr="00522F70" w:rsidRDefault="002B6D12" w:rsidP="002B6D12">
            <w:pPr>
              <w:jc w:val="right"/>
              <w:rPr>
                <w:rFonts w:hAnsi="ＭＳ 明朝"/>
                <w:szCs w:val="18"/>
              </w:rPr>
            </w:pPr>
          </w:p>
        </w:tc>
        <w:tc>
          <w:tcPr>
            <w:tcW w:w="1701" w:type="dxa"/>
            <w:tcBorders>
              <w:left w:val="single" w:sz="4" w:space="0" w:color="000000"/>
              <w:bottom w:val="single" w:sz="4" w:space="0" w:color="000000"/>
              <w:right w:val="single" w:sz="4" w:space="0" w:color="000000"/>
            </w:tcBorders>
            <w:tcMar>
              <w:left w:w="49" w:type="dxa"/>
              <w:right w:w="49" w:type="dxa"/>
            </w:tcMar>
          </w:tcPr>
          <w:p w14:paraId="3DDE43B6" w14:textId="77777777" w:rsidR="002B6D12" w:rsidRPr="00522F70" w:rsidRDefault="002B6D12" w:rsidP="002B6D12">
            <w:pPr>
              <w:jc w:val="right"/>
              <w:rPr>
                <w:rFonts w:hAnsi="ＭＳ 明朝"/>
                <w:szCs w:val="18"/>
              </w:rPr>
            </w:pPr>
          </w:p>
        </w:tc>
        <w:tc>
          <w:tcPr>
            <w:tcW w:w="1633" w:type="dxa"/>
            <w:tcBorders>
              <w:left w:val="single" w:sz="4" w:space="0" w:color="000000"/>
              <w:bottom w:val="single" w:sz="4" w:space="0" w:color="000000"/>
              <w:right w:val="single" w:sz="4" w:space="0" w:color="000000"/>
            </w:tcBorders>
            <w:tcMar>
              <w:left w:w="49" w:type="dxa"/>
              <w:right w:w="49" w:type="dxa"/>
            </w:tcMar>
          </w:tcPr>
          <w:p w14:paraId="12D86C05" w14:textId="77777777" w:rsidR="002B6D12" w:rsidRPr="00522F70" w:rsidRDefault="002B6D12" w:rsidP="002B6D12">
            <w:pPr>
              <w:rPr>
                <w:szCs w:val="18"/>
              </w:rPr>
            </w:pPr>
          </w:p>
        </w:tc>
      </w:tr>
      <w:tr w:rsidR="002B6D12" w:rsidRPr="00522F70" w14:paraId="110A8E3B" w14:textId="77777777" w:rsidTr="00596838">
        <w:tc>
          <w:tcPr>
            <w:tcW w:w="1340" w:type="dxa"/>
            <w:tcBorders>
              <w:top w:val="single" w:sz="4" w:space="0" w:color="000000"/>
              <w:left w:val="single" w:sz="4" w:space="0" w:color="000000"/>
              <w:bottom w:val="single" w:sz="4" w:space="0" w:color="000000"/>
              <w:right w:val="single" w:sz="4" w:space="0" w:color="000000"/>
            </w:tcBorders>
            <w:tcMar>
              <w:left w:w="49" w:type="dxa"/>
              <w:right w:w="49" w:type="dxa"/>
            </w:tcMar>
          </w:tcPr>
          <w:p w14:paraId="173F7034" w14:textId="77777777" w:rsidR="002B6D12" w:rsidRPr="00522F70" w:rsidRDefault="002B6D12" w:rsidP="002B6D12">
            <w:pPr>
              <w:jc w:val="center"/>
              <w:rPr>
                <w:szCs w:val="21"/>
              </w:rPr>
            </w:pPr>
            <w:r w:rsidRPr="00522F70">
              <w:rPr>
                <w:rFonts w:hAnsi="ＭＳ 明朝"/>
                <w:szCs w:val="21"/>
              </w:rPr>
              <w:t>合　　　計</w:t>
            </w:r>
          </w:p>
        </w:tc>
        <w:tc>
          <w:tcPr>
            <w:tcW w:w="1559" w:type="dxa"/>
            <w:tcBorders>
              <w:top w:val="single" w:sz="4" w:space="0" w:color="000000"/>
              <w:left w:val="single" w:sz="4" w:space="0" w:color="000000"/>
              <w:bottom w:val="single" w:sz="4" w:space="0" w:color="000000"/>
              <w:right w:val="single" w:sz="4" w:space="0" w:color="000000"/>
            </w:tcBorders>
          </w:tcPr>
          <w:p w14:paraId="77C038C7" w14:textId="77777777" w:rsidR="002B6D12" w:rsidRPr="00522F70" w:rsidRDefault="002B6D12" w:rsidP="002B6D12">
            <w:pPr>
              <w:rPr>
                <w:szCs w:val="18"/>
              </w:rPr>
            </w:pP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244F2BD9" w14:textId="5B411275" w:rsidR="002B6D12" w:rsidRPr="00522F70" w:rsidRDefault="003B4821" w:rsidP="002B6D12">
            <w:pPr>
              <w:rPr>
                <w:szCs w:val="18"/>
              </w:rPr>
            </w:pPr>
            <w:r>
              <w:rPr>
                <w:rFonts w:hint="eastAsia"/>
                <w:szCs w:val="18"/>
              </w:rPr>
              <w:t>7,502,000</w:t>
            </w:r>
          </w:p>
        </w:tc>
        <w:tc>
          <w:tcPr>
            <w:tcW w:w="1559"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C51D98F" w14:textId="554D28FD" w:rsidR="002B6D12" w:rsidRPr="00522F70" w:rsidRDefault="003B4821" w:rsidP="002B6D12">
            <w:pPr>
              <w:rPr>
                <w:szCs w:val="18"/>
              </w:rPr>
            </w:pPr>
            <w:r>
              <w:rPr>
                <w:rFonts w:hint="eastAsia"/>
                <w:szCs w:val="18"/>
              </w:rPr>
              <w:t>6,820,000</w:t>
            </w:r>
          </w:p>
        </w:tc>
        <w:tc>
          <w:tcPr>
            <w:tcW w:w="1701" w:type="dxa"/>
            <w:tcBorders>
              <w:top w:val="single" w:sz="4" w:space="0" w:color="000000"/>
              <w:left w:val="single" w:sz="4" w:space="0" w:color="000000"/>
              <w:bottom w:val="single" w:sz="4" w:space="0" w:color="000000"/>
              <w:right w:val="single" w:sz="4" w:space="0" w:color="000000"/>
            </w:tcBorders>
            <w:tcMar>
              <w:left w:w="49" w:type="dxa"/>
              <w:right w:w="49" w:type="dxa"/>
            </w:tcMar>
          </w:tcPr>
          <w:p w14:paraId="3B13FF7E" w14:textId="4539E46B" w:rsidR="002B6D12" w:rsidRPr="00522F70" w:rsidRDefault="003B4821" w:rsidP="002B6D12">
            <w:pPr>
              <w:rPr>
                <w:szCs w:val="18"/>
              </w:rPr>
            </w:pPr>
            <w:r>
              <w:rPr>
                <w:rFonts w:hint="eastAsia"/>
                <w:szCs w:val="18"/>
              </w:rPr>
              <w:t>682,000</w:t>
            </w:r>
          </w:p>
        </w:tc>
        <w:tc>
          <w:tcPr>
            <w:tcW w:w="1633" w:type="dxa"/>
            <w:tcBorders>
              <w:top w:val="single" w:sz="4" w:space="0" w:color="000000"/>
              <w:left w:val="single" w:sz="4" w:space="0" w:color="000000"/>
              <w:bottom w:val="single" w:sz="4" w:space="0" w:color="000000"/>
              <w:right w:val="single" w:sz="4" w:space="0" w:color="000000"/>
            </w:tcBorders>
            <w:tcMar>
              <w:left w:w="49" w:type="dxa"/>
              <w:right w:w="49" w:type="dxa"/>
            </w:tcMar>
          </w:tcPr>
          <w:p w14:paraId="093D55A0" w14:textId="77777777" w:rsidR="002B6D12" w:rsidRPr="00522F70" w:rsidRDefault="002B6D12" w:rsidP="002B6D12">
            <w:pPr>
              <w:rPr>
                <w:szCs w:val="18"/>
              </w:rPr>
            </w:pPr>
          </w:p>
        </w:tc>
      </w:tr>
    </w:tbl>
    <w:p w14:paraId="2534C708" w14:textId="12214752" w:rsidR="00BD2E5E" w:rsidRPr="00522F70" w:rsidRDefault="00887587" w:rsidP="00B65012">
      <w:pPr>
        <w:ind w:left="424" w:hangingChars="202" w:hanging="424"/>
        <w:rPr>
          <w:rFonts w:ascii="ＭＳ 明朝" w:hAnsi="ＭＳ 明朝"/>
          <w:szCs w:val="21"/>
        </w:rPr>
      </w:pPr>
      <w:r w:rsidRPr="00522F70">
        <w:rPr>
          <w:rFonts w:ascii="ＭＳ 明朝" w:hAnsi="ＭＳ 明朝" w:hint="eastAsia"/>
          <w:szCs w:val="21"/>
        </w:rPr>
        <w:t xml:space="preserve">注１　</w:t>
      </w:r>
      <w:r w:rsidR="001B2B28" w:rsidRPr="00522F70">
        <w:rPr>
          <w:rFonts w:ascii="ＭＳ 明朝" w:hAnsi="ＭＳ 明朝" w:hint="eastAsia"/>
          <w:szCs w:val="21"/>
        </w:rPr>
        <w:t>区分の欄は、</w:t>
      </w:r>
      <w:r w:rsidR="008D0C96" w:rsidRPr="00522F70">
        <w:rPr>
          <w:rFonts w:ascii="ＭＳ 明朝" w:hAnsi="ＭＳ 明朝" w:hint="eastAsia"/>
          <w:szCs w:val="21"/>
        </w:rPr>
        <w:t>要綱</w:t>
      </w:r>
      <w:r w:rsidR="001B2B28" w:rsidRPr="00522F70">
        <w:rPr>
          <w:rFonts w:ascii="ＭＳ 明朝" w:hAnsi="ＭＳ 明朝" w:hint="eastAsia"/>
          <w:szCs w:val="21"/>
        </w:rPr>
        <w:t>別表２の</w:t>
      </w:r>
      <w:r w:rsidRPr="00522F70">
        <w:rPr>
          <w:rFonts w:ascii="ＭＳ 明朝" w:hAnsi="ＭＳ 明朝" w:hint="eastAsia"/>
          <w:szCs w:val="21"/>
        </w:rPr>
        <w:t>区分の</w:t>
      </w:r>
      <w:r w:rsidR="001B2B28" w:rsidRPr="00522F70">
        <w:rPr>
          <w:rFonts w:ascii="ＭＳ 明朝" w:hAnsi="ＭＳ 明朝" w:hint="eastAsia"/>
          <w:szCs w:val="21"/>
        </w:rPr>
        <w:t>欄の事業名を記載する。ただし、</w:t>
      </w:r>
      <w:r w:rsidR="00C96216" w:rsidRPr="00522F70">
        <w:rPr>
          <w:rFonts w:ascii="ＭＳ 明朝" w:hAnsi="ＭＳ 明朝" w:hint="eastAsia"/>
          <w:szCs w:val="21"/>
        </w:rPr>
        <w:t>補助率が異なる場合には補助率ごとに記載すること。</w:t>
      </w:r>
    </w:p>
    <w:p w14:paraId="31E676B3" w14:textId="3F5D4B15" w:rsidR="00DC5D1E" w:rsidRPr="00522F70" w:rsidRDefault="00BD2E5E" w:rsidP="00533319">
      <w:pPr>
        <w:ind w:leftChars="100" w:left="424" w:hangingChars="102" w:hanging="214"/>
        <w:rPr>
          <w:rFonts w:ascii="ＭＳ 明朝" w:hAnsi="ＭＳ 明朝"/>
          <w:szCs w:val="21"/>
        </w:rPr>
      </w:pPr>
      <w:r w:rsidRPr="00522F70">
        <w:rPr>
          <w:rFonts w:ascii="ＭＳ 明朝" w:hAnsi="ＭＳ 明朝" w:hint="eastAsia"/>
          <w:szCs w:val="21"/>
        </w:rPr>
        <w:t>２</w:t>
      </w:r>
      <w:r w:rsidR="00CD0629">
        <w:rPr>
          <w:rFonts w:ascii="ＭＳ 明朝" w:hAnsi="ＭＳ 明朝" w:hint="eastAsia"/>
          <w:szCs w:val="21"/>
        </w:rPr>
        <w:t xml:space="preserve">　</w:t>
      </w:r>
      <w:r w:rsidR="00DC5D1E" w:rsidRPr="00DC5D1E">
        <w:rPr>
          <w:rFonts w:ascii="ＭＳ 明朝" w:hAnsi="ＭＳ 明朝"/>
          <w:szCs w:val="21"/>
        </w:rPr>
        <w:t>負担区分には、補助事業の内容に応じて経費を負担する者の名称等を記載するとともに、必要に応じ</w:t>
      </w:r>
      <w:r w:rsidR="00DC5D1E" w:rsidRPr="00DC5D1E">
        <w:rPr>
          <w:rFonts w:ascii="ＭＳ 明朝" w:hAnsi="ＭＳ 明朝" w:hint="eastAsia"/>
          <w:szCs w:val="21"/>
        </w:rPr>
        <w:t>て欄の追加を行うこと</w:t>
      </w:r>
      <w:r w:rsidR="00A73F7D">
        <w:rPr>
          <w:rFonts w:ascii="ＭＳ 明朝" w:hAnsi="ＭＳ 明朝" w:hint="eastAsia"/>
          <w:szCs w:val="21"/>
        </w:rPr>
        <w:t>。</w:t>
      </w:r>
    </w:p>
    <w:p w14:paraId="4C5219AE" w14:textId="79163C71" w:rsidR="00870546" w:rsidRPr="00522F70" w:rsidRDefault="006F2E61" w:rsidP="006313DC">
      <w:pPr>
        <w:ind w:leftChars="100" w:left="424" w:hangingChars="102" w:hanging="214"/>
        <w:rPr>
          <w:rFonts w:ascii="ＭＳ 明朝" w:hAnsi="ＭＳ 明朝"/>
          <w:szCs w:val="21"/>
        </w:rPr>
      </w:pPr>
      <w:r>
        <w:rPr>
          <w:rFonts w:ascii="ＭＳ 明朝" w:hAnsi="ＭＳ 明朝" w:hint="eastAsia"/>
          <w:szCs w:val="21"/>
        </w:rPr>
        <w:t>３</w:t>
      </w:r>
      <w:r w:rsidR="00BD2E5E" w:rsidRPr="00522F70">
        <w:rPr>
          <w:rFonts w:ascii="ＭＳ 明朝" w:hAnsi="ＭＳ 明朝" w:hint="eastAsia"/>
          <w:szCs w:val="21"/>
        </w:rPr>
        <w:t xml:space="preserve">　備考欄には、</w:t>
      </w:r>
      <w:r w:rsidR="00870546" w:rsidRPr="00522F70">
        <w:rPr>
          <w:rFonts w:ascii="ＭＳ 明朝" w:hAnsi="ＭＳ 明朝" w:hint="eastAsia"/>
          <w:szCs w:val="21"/>
        </w:rPr>
        <w:t>消費税仕入控除税額を減額した場合は「減額した金額○○○円」を、同税額がない場合は「該当なし」を、同税額が明らかでない場合には「含税額」をそれぞれ記入すること。</w:t>
      </w:r>
    </w:p>
    <w:p w14:paraId="04AFFBFC" w14:textId="77777777" w:rsidR="00870546" w:rsidRPr="00522F70" w:rsidRDefault="00870546" w:rsidP="00870546">
      <w:pPr>
        <w:rPr>
          <w:rFonts w:ascii="ＭＳ 明朝" w:hAnsi="ＭＳ 明朝"/>
          <w:szCs w:val="21"/>
        </w:rPr>
      </w:pPr>
      <w:r w:rsidRPr="00522F70">
        <w:rPr>
          <w:rFonts w:ascii="ＭＳ 明朝" w:hAnsi="ＭＳ 明朝" w:hint="eastAsia"/>
          <w:szCs w:val="21"/>
        </w:rPr>
        <w:t>「該当なし」の場合は、以下のうち該当するものにチェックを入れること。</w:t>
      </w:r>
    </w:p>
    <w:p w14:paraId="6E62A8DE" w14:textId="77777777" w:rsidR="00870546" w:rsidRPr="00522F70" w:rsidRDefault="00870546" w:rsidP="00870546">
      <w:pPr>
        <w:rPr>
          <w:rFonts w:ascii="ＭＳ 明朝" w:hAnsi="ＭＳ 明朝"/>
          <w:szCs w:val="21"/>
        </w:rPr>
      </w:pPr>
      <w:r w:rsidRPr="00522F70">
        <w:rPr>
          <w:rFonts w:ascii="ＭＳ 明朝" w:hAnsi="ＭＳ 明朝" w:hint="eastAsia"/>
          <w:szCs w:val="21"/>
        </w:rPr>
        <w:t>□　免税事業者</w:t>
      </w:r>
    </w:p>
    <w:p w14:paraId="59F540F0" w14:textId="6328673E" w:rsidR="00870546" w:rsidRPr="00522F70" w:rsidRDefault="00B973B0" w:rsidP="00870546">
      <w:pPr>
        <w:rPr>
          <w:rFonts w:ascii="ＭＳ 明朝" w:hAnsi="ＭＳ 明朝"/>
          <w:szCs w:val="21"/>
        </w:rPr>
      </w:pPr>
      <w:commentRangeStart w:id="10"/>
      <w:ins w:id="11" w:author="作成者">
        <w:r w:rsidRPr="00522F70">
          <w:rPr>
            <w:rFonts w:ascii="ＭＳ 明朝" w:hAnsi="ＭＳ 明朝" w:hint="eastAsia"/>
            <w:szCs w:val="21"/>
          </w:rPr>
          <w:t>□</w:t>
        </w:r>
        <w:commentRangeEnd w:id="10"/>
        <w:r>
          <w:rPr>
            <w:rStyle w:val="ad"/>
          </w:rPr>
          <w:commentReference w:id="10"/>
        </w:r>
      </w:ins>
      <w:del w:id="12" w:author="作成者">
        <w:r w:rsidR="00870546" w:rsidRPr="00D95410" w:rsidDel="00B973B0">
          <w:rPr>
            <w:rFonts w:ascii="ＭＳ 明朝" w:hAnsi="ＭＳ 明朝" w:hint="eastAsia"/>
            <w:szCs w:val="21"/>
            <w:highlight w:val="black"/>
          </w:rPr>
          <w:delText>□</w:delText>
        </w:r>
      </w:del>
      <w:r w:rsidR="00870546" w:rsidRPr="00522F70">
        <w:rPr>
          <w:rFonts w:ascii="ＭＳ 明朝" w:hAnsi="ＭＳ 明朝" w:hint="eastAsia"/>
          <w:szCs w:val="21"/>
        </w:rPr>
        <w:t xml:space="preserve">　簡易課税制度の適用を受ける者</w:t>
      </w:r>
    </w:p>
    <w:p w14:paraId="30C90D6E" w14:textId="77777777" w:rsidR="00870546" w:rsidRPr="00522F70" w:rsidRDefault="00870546" w:rsidP="00870546">
      <w:pPr>
        <w:rPr>
          <w:rFonts w:ascii="ＭＳ 明朝" w:hAnsi="ＭＳ 明朝"/>
          <w:szCs w:val="21"/>
        </w:rPr>
      </w:pPr>
      <w:r w:rsidRPr="00522F70">
        <w:rPr>
          <w:rFonts w:ascii="ＭＳ 明朝" w:hAnsi="ＭＳ 明朝" w:hint="eastAsia"/>
          <w:szCs w:val="21"/>
        </w:rPr>
        <w:t>□　地方公共団体の一般会計</w:t>
      </w:r>
    </w:p>
    <w:p w14:paraId="0AED372B" w14:textId="2685061F" w:rsidR="00041CDF" w:rsidRPr="00522F70" w:rsidRDefault="00C72F5B" w:rsidP="00533319">
      <w:pPr>
        <w:ind w:left="210" w:hangingChars="100" w:hanging="210"/>
        <w:rPr>
          <w:rFonts w:ascii="ＭＳ 明朝" w:hAnsi="ＭＳ 明朝"/>
          <w:szCs w:val="21"/>
        </w:rPr>
      </w:pPr>
      <w:r w:rsidRPr="00522F70">
        <w:rPr>
          <w:rFonts w:ascii="ＭＳ 明朝" w:hAnsi="ＭＳ 明朝" w:hint="eastAsia"/>
          <w:szCs w:val="21"/>
        </w:rPr>
        <w:t xml:space="preserve">□　</w:t>
      </w:r>
      <w:r w:rsidR="00870546" w:rsidRPr="00522F70">
        <w:rPr>
          <w:rFonts w:ascii="ＭＳ 明朝" w:hAnsi="ＭＳ 明朝" w:hint="eastAsia"/>
          <w:szCs w:val="21"/>
        </w:rPr>
        <w:t>地方公共団体の特別会計、消費税法別表第三に掲げる法人（公共法人、公益法人等）又は人格のない社団・財団であって、当該事業年度における補助金等の特定収入割合が５％超となることが確実に見込まれるもの</w:t>
      </w:r>
    </w:p>
    <w:p w14:paraId="0A121F03" w14:textId="77777777" w:rsidR="00A950A6" w:rsidRPr="00522F70" w:rsidRDefault="00A950A6" w:rsidP="00A950A6">
      <w:pPr>
        <w:rPr>
          <w:rFonts w:ascii="ＭＳ 明朝" w:hAnsi="ＭＳ 明朝"/>
        </w:rPr>
      </w:pPr>
    </w:p>
    <w:p w14:paraId="3C0F3850" w14:textId="08F72CA0" w:rsidR="004108A0" w:rsidRPr="00522F70" w:rsidRDefault="004B2164" w:rsidP="004108A0">
      <w:pPr>
        <w:ind w:firstLineChars="100" w:firstLine="210"/>
        <w:rPr>
          <w:szCs w:val="21"/>
        </w:rPr>
      </w:pPr>
      <w:r>
        <w:rPr>
          <w:rFonts w:hint="eastAsia"/>
          <w:szCs w:val="21"/>
        </w:rPr>
        <w:t>２</w:t>
      </w:r>
      <w:r w:rsidR="004108A0" w:rsidRPr="00522F70">
        <w:rPr>
          <w:szCs w:val="21"/>
        </w:rPr>
        <w:t xml:space="preserve">　事業の完了予定年月日　　　　　　</w:t>
      </w:r>
      <w:r w:rsidR="007B5B52">
        <w:rPr>
          <w:rFonts w:hint="eastAsia"/>
          <w:szCs w:val="21"/>
        </w:rPr>
        <w:t>令和</w:t>
      </w:r>
      <w:r w:rsidR="007B5B52">
        <w:rPr>
          <w:rFonts w:hint="eastAsia"/>
          <w:szCs w:val="21"/>
        </w:rPr>
        <w:t>8</w:t>
      </w:r>
      <w:r w:rsidR="004108A0" w:rsidRPr="00522F70">
        <w:rPr>
          <w:szCs w:val="21"/>
        </w:rPr>
        <w:t>年</w:t>
      </w:r>
      <w:r w:rsidR="007B5B52">
        <w:rPr>
          <w:rFonts w:hint="eastAsia"/>
          <w:szCs w:val="21"/>
        </w:rPr>
        <w:t>3</w:t>
      </w:r>
      <w:r w:rsidR="004108A0" w:rsidRPr="00522F70">
        <w:rPr>
          <w:szCs w:val="21"/>
        </w:rPr>
        <w:t>月</w:t>
      </w:r>
      <w:r w:rsidR="007B5B52">
        <w:rPr>
          <w:rFonts w:hint="eastAsia"/>
          <w:szCs w:val="21"/>
        </w:rPr>
        <w:t>31</w:t>
      </w:r>
      <w:r w:rsidR="004108A0" w:rsidRPr="00522F70">
        <w:rPr>
          <w:szCs w:val="21"/>
        </w:rPr>
        <w:t>日</w:t>
      </w:r>
    </w:p>
    <w:p w14:paraId="4D2D330F" w14:textId="77777777" w:rsidR="00A67F98" w:rsidRPr="00522F70" w:rsidRDefault="00A67F98" w:rsidP="004108A0">
      <w:pPr>
        <w:rPr>
          <w:szCs w:val="21"/>
        </w:rPr>
      </w:pPr>
    </w:p>
    <w:p w14:paraId="4E9D6D17" w14:textId="1AE72BD4" w:rsidR="004108A0" w:rsidRPr="00522F70" w:rsidRDefault="004B2164" w:rsidP="004108A0">
      <w:pPr>
        <w:ind w:firstLineChars="100" w:firstLine="210"/>
        <w:rPr>
          <w:szCs w:val="21"/>
        </w:rPr>
      </w:pPr>
      <w:r>
        <w:rPr>
          <w:rFonts w:hint="eastAsia"/>
          <w:szCs w:val="21"/>
        </w:rPr>
        <w:t>３</w:t>
      </w:r>
      <w:r w:rsidR="004108A0" w:rsidRPr="00522F70">
        <w:rPr>
          <w:szCs w:val="21"/>
        </w:rPr>
        <w:t xml:space="preserve">　添付書類</w:t>
      </w:r>
    </w:p>
    <w:p w14:paraId="7AE247DA" w14:textId="7B05BC56" w:rsidR="00F32582" w:rsidRDefault="00F32582" w:rsidP="00F32582">
      <w:pPr>
        <w:ind w:firstLineChars="300" w:firstLine="630"/>
        <w:rPr>
          <w:rFonts w:ascii="ＭＳ 明朝" w:hAnsi="ＭＳ 明朝"/>
          <w:szCs w:val="21"/>
        </w:rPr>
      </w:pPr>
      <w:r w:rsidRPr="00522F70">
        <w:rPr>
          <w:rFonts w:ascii="ＭＳ 明朝" w:hAnsi="ＭＳ 明朝" w:hint="eastAsia"/>
          <w:szCs w:val="21"/>
        </w:rPr>
        <w:t>・</w:t>
      </w:r>
      <w:r w:rsidRPr="00F038B7">
        <w:rPr>
          <w:rFonts w:ascii="ＭＳ 明朝" w:hAnsi="ＭＳ 明朝"/>
          <w:szCs w:val="21"/>
        </w:rPr>
        <w:t>事業実施計画書</w:t>
      </w:r>
    </w:p>
    <w:p w14:paraId="279CAED2" w14:textId="4D83FA69" w:rsidR="00124393" w:rsidRPr="00522F70" w:rsidRDefault="00124393" w:rsidP="00B31367">
      <w:pPr>
        <w:ind w:leftChars="300" w:left="840" w:hangingChars="100" w:hanging="210"/>
        <w:rPr>
          <w:rFonts w:ascii="ＭＳ 明朝" w:hAnsi="ＭＳ 明朝"/>
          <w:szCs w:val="21"/>
        </w:rPr>
      </w:pPr>
      <w:r>
        <w:rPr>
          <w:rFonts w:ascii="ＭＳ 明朝" w:hAnsi="ＭＳ 明朝" w:hint="eastAsia"/>
          <w:szCs w:val="21"/>
        </w:rPr>
        <w:t>・</w:t>
      </w:r>
      <w:r w:rsidRPr="00124393">
        <w:rPr>
          <w:rFonts w:ascii="ＭＳ 明朝" w:hAnsi="ＭＳ 明朝" w:hint="eastAsia"/>
          <w:szCs w:val="21"/>
        </w:rPr>
        <w:t>都道府県が間接補助事業として本事業を実施する場合は、当該補助金交付規程又は要綱</w:t>
      </w:r>
    </w:p>
    <w:p w14:paraId="0BA3D6F2" w14:textId="3EDEF01D" w:rsidR="00F32582" w:rsidRPr="00522F70" w:rsidRDefault="00F32582" w:rsidP="00F32582">
      <w:pPr>
        <w:ind w:firstLineChars="300" w:firstLine="630"/>
        <w:rPr>
          <w:rFonts w:ascii="ＭＳ 明朝" w:hAnsi="ＭＳ 明朝"/>
          <w:szCs w:val="21"/>
        </w:rPr>
      </w:pPr>
      <w:r w:rsidRPr="00522F70">
        <w:rPr>
          <w:rFonts w:ascii="ＭＳ 明朝" w:hAnsi="ＭＳ 明朝" w:hint="eastAsia"/>
          <w:szCs w:val="21"/>
        </w:rPr>
        <w:t>・</w:t>
      </w:r>
      <w:r w:rsidRPr="00522F70">
        <w:rPr>
          <w:rFonts w:ascii="ＭＳ 明朝" w:hAnsi="ＭＳ 明朝"/>
          <w:szCs w:val="21"/>
        </w:rPr>
        <w:t>外部へ委託する場合は、その委託契約書案</w:t>
      </w:r>
    </w:p>
    <w:p w14:paraId="01CC1F0A" w14:textId="14885B67" w:rsidR="00F32582" w:rsidRPr="00522F70" w:rsidRDefault="00F32582" w:rsidP="00F32582">
      <w:pPr>
        <w:ind w:leftChars="300" w:left="850" w:hangingChars="105" w:hanging="220"/>
        <w:rPr>
          <w:rFonts w:ascii="ＭＳ 明朝" w:hAnsi="ＭＳ 明朝"/>
          <w:szCs w:val="21"/>
        </w:rPr>
      </w:pPr>
      <w:r w:rsidRPr="00522F70">
        <w:rPr>
          <w:rFonts w:ascii="ＭＳ 明朝" w:hAnsi="ＭＳ 明朝" w:hint="eastAsia"/>
          <w:szCs w:val="21"/>
        </w:rPr>
        <w:t>・</w:t>
      </w:r>
      <w:r w:rsidRPr="00522F70">
        <w:rPr>
          <w:rFonts w:ascii="ＭＳ 明朝" w:hAnsi="ＭＳ 明朝"/>
          <w:szCs w:val="21"/>
        </w:rPr>
        <w:t>リース導入を実施する推進事業者等については、リース契約書案又は金額の確認できる書</w:t>
      </w:r>
      <w:r w:rsidRPr="00522F70">
        <w:rPr>
          <w:rFonts w:ascii="ＭＳ 明朝" w:hAnsi="ＭＳ 明朝" w:hint="eastAsia"/>
          <w:szCs w:val="21"/>
        </w:rPr>
        <w:t>類</w:t>
      </w:r>
    </w:p>
    <w:p w14:paraId="086EED97" w14:textId="16DE60CD" w:rsidR="004108A0" w:rsidRPr="00522F70" w:rsidRDefault="00F32582" w:rsidP="00F32582">
      <w:pPr>
        <w:ind w:firstLineChars="300" w:firstLine="630"/>
        <w:rPr>
          <w:rFonts w:ascii="ＭＳ 明朝" w:hAnsi="ＭＳ 明朝"/>
          <w:szCs w:val="21"/>
        </w:rPr>
      </w:pPr>
      <w:r w:rsidRPr="00522F70">
        <w:rPr>
          <w:rFonts w:ascii="ＭＳ 明朝" w:hAnsi="ＭＳ 明朝" w:hint="eastAsia"/>
          <w:szCs w:val="21"/>
        </w:rPr>
        <w:t>・</w:t>
      </w:r>
      <w:r w:rsidRPr="00522F70">
        <w:rPr>
          <w:rFonts w:ascii="ＭＳ 明朝" w:hAnsi="ＭＳ 明朝"/>
          <w:szCs w:val="21"/>
        </w:rPr>
        <w:t>その他交付決定者が必要とする資料</w:t>
      </w:r>
    </w:p>
    <w:p w14:paraId="0D38BEE4" w14:textId="77777777" w:rsidR="004108A0" w:rsidRPr="00522F70" w:rsidRDefault="004108A0" w:rsidP="004108A0">
      <w:pPr>
        <w:rPr>
          <w:szCs w:val="21"/>
        </w:rPr>
      </w:pPr>
    </w:p>
    <w:p w14:paraId="6786DE68" w14:textId="5447896E" w:rsidR="004108A0" w:rsidRPr="00522F70" w:rsidRDefault="00F449DC" w:rsidP="00AC5D86">
      <w:pPr>
        <w:ind w:left="630" w:hangingChars="300" w:hanging="630"/>
        <w:rPr>
          <w:rFonts w:ascii="ＭＳ 明朝" w:hAnsi="ＭＳ 明朝"/>
        </w:rPr>
      </w:pPr>
      <w:r w:rsidRPr="00522F70">
        <w:rPr>
          <w:rFonts w:ascii="ＭＳ 明朝" w:hAnsi="ＭＳ 明朝" w:hint="eastAsia"/>
          <w:szCs w:val="21"/>
        </w:rPr>
        <w:t>注１</w:t>
      </w:r>
      <w:r w:rsidR="004D18BC" w:rsidRPr="00522F70">
        <w:rPr>
          <w:rFonts w:ascii="ＭＳ 明朝" w:hAnsi="ＭＳ 明朝" w:hint="eastAsia"/>
          <w:szCs w:val="21"/>
        </w:rPr>
        <w:t xml:space="preserve">　</w:t>
      </w:r>
      <w:r w:rsidR="004D18BC" w:rsidRPr="00522F70">
        <w:rPr>
          <w:rFonts w:ascii="ＭＳ 明朝" w:hAnsi="ＭＳ 明朝"/>
          <w:szCs w:val="21"/>
        </w:rPr>
        <w:t>（</w:t>
      </w:r>
      <w:r w:rsidR="004D18BC" w:rsidRPr="00522F70">
        <w:rPr>
          <w:rFonts w:ascii="ＭＳ 明朝" w:hAnsi="ＭＳ 明朝" w:hint="eastAsia"/>
        </w:rPr>
        <w:t>○○事業</w:t>
      </w:r>
      <w:r w:rsidR="004D18BC" w:rsidRPr="00522F70">
        <w:rPr>
          <w:rFonts w:ascii="ＭＳ 明朝" w:hAnsi="ＭＳ 明朝" w:hint="eastAsia"/>
          <w:szCs w:val="21"/>
        </w:rPr>
        <w:t>）には、</w:t>
      </w:r>
      <w:r w:rsidR="001432CC" w:rsidRPr="00522F70">
        <w:rPr>
          <w:rFonts w:ascii="ＭＳ 明朝" w:hAnsi="ＭＳ 明朝" w:hint="eastAsia"/>
          <w:szCs w:val="21"/>
        </w:rPr>
        <w:t>要綱</w:t>
      </w:r>
      <w:r w:rsidR="004D18BC" w:rsidRPr="00522F70">
        <w:rPr>
          <w:rFonts w:ascii="ＭＳ 明朝" w:hAnsi="ＭＳ 明朝" w:hint="eastAsia"/>
          <w:szCs w:val="21"/>
        </w:rPr>
        <w:t>別表１に掲げる事業</w:t>
      </w:r>
      <w:r w:rsidR="00092974">
        <w:rPr>
          <w:rFonts w:ascii="ＭＳ 明朝" w:hAnsi="ＭＳ 明朝" w:hint="eastAsia"/>
          <w:szCs w:val="21"/>
        </w:rPr>
        <w:t>メニュー</w:t>
      </w:r>
      <w:r w:rsidR="004D18BC" w:rsidRPr="00522F70">
        <w:rPr>
          <w:rFonts w:ascii="ＭＳ 明朝" w:hAnsi="ＭＳ 明朝" w:hint="eastAsia"/>
          <w:szCs w:val="21"/>
        </w:rPr>
        <w:t>のうち該当する事業名を記載するこ</w:t>
      </w:r>
      <w:r w:rsidR="004D18BC" w:rsidRPr="00522F70">
        <w:rPr>
          <w:rFonts w:ascii="ＭＳ 明朝" w:hAnsi="ＭＳ 明朝" w:hint="eastAsia"/>
          <w:szCs w:val="21"/>
        </w:rPr>
        <w:lastRenderedPageBreak/>
        <w:t>と。</w:t>
      </w:r>
    </w:p>
    <w:p w14:paraId="743C67C4" w14:textId="4193F1ED" w:rsidR="00A950A6" w:rsidRPr="00522F70" w:rsidRDefault="00F449DC" w:rsidP="00A950A6">
      <w:pPr>
        <w:widowControl/>
        <w:jc w:val="left"/>
        <w:rPr>
          <w:rFonts w:ascii="ＭＳ 明朝" w:hAnsi="ＭＳ 明朝"/>
        </w:rPr>
      </w:pPr>
      <w:r w:rsidRPr="00522F70">
        <w:rPr>
          <w:rFonts w:ascii="ＭＳ 明朝" w:hAnsi="ＭＳ 明朝" w:hint="eastAsia"/>
        </w:rPr>
        <w:t>注２</w:t>
      </w:r>
      <w:r w:rsidR="00CC6FE9" w:rsidRPr="00522F70">
        <w:rPr>
          <w:rFonts w:ascii="ＭＳ 明朝" w:hAnsi="ＭＳ 明朝" w:hint="eastAsia"/>
        </w:rPr>
        <w:t xml:space="preserve">　</w:t>
      </w:r>
      <w:r w:rsidR="00A67F98" w:rsidRPr="00522F70">
        <w:rPr>
          <w:rFonts w:ascii="ＭＳ 明朝" w:hAnsi="ＭＳ 明朝" w:hint="eastAsia"/>
        </w:rPr>
        <w:t>添付書類に重複がある場合には、当該資料は省略することができる。</w:t>
      </w:r>
    </w:p>
    <w:p w14:paraId="4DF3B23E" w14:textId="47B92F0E" w:rsidR="00A67F98" w:rsidRPr="000E0DCC" w:rsidRDefault="008E7D23" w:rsidP="000E0DCC">
      <w:pPr>
        <w:ind w:left="420" w:hangingChars="200" w:hanging="420"/>
        <w:rPr>
          <w:rFonts w:ascii="ＭＳ 明朝" w:hAnsi="ＭＳ 明朝"/>
        </w:rPr>
      </w:pPr>
      <w:r w:rsidRPr="00533319">
        <w:rPr>
          <w:rFonts w:ascii="ＭＳ 明朝" w:hAnsi="ＭＳ 明朝" w:hint="eastAsia"/>
        </w:rPr>
        <w:t>注</w:t>
      </w:r>
      <w:r w:rsidR="00D40E0E" w:rsidRPr="00533319">
        <w:rPr>
          <w:rFonts w:ascii="ＭＳ 明朝" w:hAnsi="ＭＳ 明朝" w:hint="eastAsia"/>
        </w:rPr>
        <w:t xml:space="preserve">３　</w:t>
      </w:r>
      <w:r w:rsidR="00D40E0E" w:rsidRPr="00D40E0E">
        <w:rPr>
          <w:rFonts w:ascii="ＭＳ 明朝" w:hAnsi="ＭＳ 明朝" w:hint="eastAsia"/>
        </w:rPr>
        <w:t>添付書類について、申請者のウェブサイトにおいて閲覧が可能な場合は、当該ウェブサイトの</w:t>
      </w:r>
      <w:r w:rsidR="00D40E0E" w:rsidRPr="00D40E0E">
        <w:rPr>
          <w:rFonts w:ascii="ＭＳ 明朝" w:hAnsi="ＭＳ 明朝"/>
        </w:rPr>
        <w:t>URLを記載することにより当該資料の添付を省略することができる。</w:t>
      </w:r>
    </w:p>
    <w:sectPr w:rsidR="00A67F98" w:rsidRPr="000E0DCC" w:rsidSect="000E0DCC">
      <w:footerReference w:type="default" r:id="rId14"/>
      <w:pgSz w:w="11906" w:h="16838" w:code="9"/>
      <w:pgMar w:top="1418" w:right="1418" w:bottom="1418" w:left="1418" w:header="680" w:footer="680" w:gutter="0"/>
      <w:cols w:space="425"/>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作成者" w:initials="A">
    <w:p w14:paraId="097EC5DB" w14:textId="77777777" w:rsidR="005A4179" w:rsidRDefault="005A4179" w:rsidP="005A4179">
      <w:pPr>
        <w:pStyle w:val="ae"/>
      </w:pPr>
      <w:r>
        <w:rPr>
          <w:rStyle w:val="ad"/>
        </w:rPr>
        <w:annotationRef/>
      </w:r>
      <w:r>
        <w:t>「事業」は不要なため削除。</w:t>
      </w:r>
    </w:p>
  </w:comment>
  <w:comment w:id="5" w:author="作成者" w:initials="A">
    <w:p w14:paraId="1A89B38A" w14:textId="7A7A4556" w:rsidR="00B973B0" w:rsidRDefault="00B973B0" w:rsidP="00B973B0">
      <w:pPr>
        <w:pStyle w:val="ae"/>
      </w:pPr>
      <w:r>
        <w:rPr>
          <w:rStyle w:val="ad"/>
        </w:rPr>
        <w:annotationRef/>
      </w:r>
      <w:r>
        <w:t>追記。</w:t>
      </w:r>
    </w:p>
  </w:comment>
  <w:comment w:id="10" w:author="作成者" w:initials="A">
    <w:p w14:paraId="652F4B4D" w14:textId="77777777" w:rsidR="00B973B0" w:rsidRDefault="00B973B0" w:rsidP="00B973B0">
      <w:pPr>
        <w:pStyle w:val="ae"/>
      </w:pPr>
      <w:r>
        <w:rPr>
          <w:rStyle w:val="ad"/>
        </w:rPr>
        <w:annotationRef/>
      </w:r>
      <w:r>
        <w:t>「該当なし」の場合に</w:t>
      </w:r>
      <w:r>
        <w:t>☑</w:t>
      </w:r>
      <w:r>
        <w:t>を入れる箇所になるので、削除。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7EC5DB" w15:done="0"/>
  <w15:commentEx w15:paraId="1A89B38A" w15:done="0"/>
  <w15:commentEx w15:paraId="652F4B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7EC5DB" w16cid:durableId="376D8365"/>
  <w16cid:commentId w16cid:paraId="1A89B38A" w16cid:durableId="44507586"/>
  <w16cid:commentId w16cid:paraId="652F4B4D" w16cid:durableId="475755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EA244" w14:textId="77777777" w:rsidR="0026052C" w:rsidRDefault="0026052C" w:rsidP="00B778DB">
      <w:r>
        <w:separator/>
      </w:r>
    </w:p>
  </w:endnote>
  <w:endnote w:type="continuationSeparator" w:id="0">
    <w:p w14:paraId="39431EE6" w14:textId="77777777" w:rsidR="0026052C" w:rsidRDefault="0026052C" w:rsidP="00B778DB">
      <w:r>
        <w:continuationSeparator/>
      </w:r>
    </w:p>
  </w:endnote>
  <w:endnote w:type="continuationNotice" w:id="1">
    <w:p w14:paraId="634550BA" w14:textId="77777777" w:rsidR="0026052C" w:rsidRDefault="00260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3E71" w14:textId="77777777" w:rsidR="0026052C" w:rsidRDefault="0026052C" w:rsidP="00B778DB">
      <w:r>
        <w:rPr>
          <w:rFonts w:hint="eastAsia"/>
        </w:rPr>
        <w:separator/>
      </w:r>
    </w:p>
  </w:footnote>
  <w:footnote w:type="continuationSeparator" w:id="0">
    <w:p w14:paraId="272EC9A7" w14:textId="77777777" w:rsidR="0026052C" w:rsidRDefault="0026052C" w:rsidP="00B778DB">
      <w:r>
        <w:continuationSeparator/>
      </w:r>
    </w:p>
  </w:footnote>
  <w:footnote w:type="continuationNotice" w:id="1">
    <w:p w14:paraId="57C2E8C3" w14:textId="77777777" w:rsidR="0026052C" w:rsidRDefault="0026052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DCC"/>
    <w:rsid w:val="000E0EA3"/>
    <w:rsid w:val="000E1162"/>
    <w:rsid w:val="000E1915"/>
    <w:rsid w:val="000E1F94"/>
    <w:rsid w:val="000E2114"/>
    <w:rsid w:val="000E4C11"/>
    <w:rsid w:val="000E5A4E"/>
    <w:rsid w:val="000E5C46"/>
    <w:rsid w:val="000E6568"/>
    <w:rsid w:val="000E775B"/>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052C"/>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414E"/>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21"/>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4179"/>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D3542"/>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618A"/>
    <w:rsid w:val="00646F9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18AC"/>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5B52"/>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67B44"/>
    <w:rsid w:val="00870546"/>
    <w:rsid w:val="00870B69"/>
    <w:rsid w:val="008715EF"/>
    <w:rsid w:val="0087245B"/>
    <w:rsid w:val="0087396F"/>
    <w:rsid w:val="00873B55"/>
    <w:rsid w:val="0087495F"/>
    <w:rsid w:val="008778F5"/>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4618"/>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973B0"/>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07EB"/>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95410"/>
    <w:rsid w:val="00DA078B"/>
    <w:rsid w:val="00DA0E42"/>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4E7C"/>
    <w:rsid w:val="00F3662E"/>
    <w:rsid w:val="00F371A7"/>
    <w:rsid w:val="00F41989"/>
    <w:rsid w:val="00F41CAC"/>
    <w:rsid w:val="00F43D6A"/>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7A1"/>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2.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4.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Words>
  <Characters>1086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2025-11-20T05:14:00Z</dcterms:created>
  <dcterms:modified xsi:type="dcterms:W3CDTF">2025-11-27T04:31:00Z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